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A47EBD" w14:textId="77777777" w:rsidR="00C5075E" w:rsidRPr="00033F67" w:rsidRDefault="00B913F8" w:rsidP="00033F67">
      <w:pPr>
        <w:rPr>
          <w:rPrChange w:id="0" w:author="keywin" w:date="2022-11-16T14:07:00Z">
            <w:rPr>
              <w:rFonts w:ascii="宋体" w:eastAsia="宋体" w:hAnsi="宋体" w:cs="宋体"/>
              <w:sz w:val="24"/>
            </w:rPr>
          </w:rPrChange>
        </w:rPr>
      </w:pPr>
      <w:r w:rsidRPr="00033F67">
        <w:fldChar w:fldCharType="begin"/>
      </w:r>
      <w:r w:rsidRPr="00033F67">
        <w:instrText xml:space="preserve"> HYPERLINK "https://mirrors.tuna.tsinghua.edu.cn/" </w:instrText>
      </w:r>
      <w:r w:rsidRPr="00033F67">
        <w:fldChar w:fldCharType="separate"/>
      </w:r>
      <w:r w:rsidR="00134E85" w:rsidRPr="00033F67">
        <w:rPr>
          <w:rStyle w:val="a3"/>
          <w:rPrChange w:id="1" w:author="keywin" w:date="2022-11-16T14:07:00Z">
            <w:rPr>
              <w:rStyle w:val="a3"/>
              <w:rFonts w:ascii="宋体" w:eastAsia="宋体" w:hAnsi="宋体" w:cs="宋体"/>
              <w:sz w:val="24"/>
            </w:rPr>
          </w:rPrChange>
        </w:rPr>
        <w:t>https://mirrors.tuna.tsinghua.edu.cn/</w:t>
      </w:r>
      <w:r w:rsidRPr="00033F67">
        <w:rPr>
          <w:rPrChange w:id="2" w:author="keywin" w:date="2022-11-16T14:07:00Z">
            <w:rPr>
              <w:rStyle w:val="a3"/>
              <w:rFonts w:ascii="宋体" w:eastAsia="宋体" w:hAnsi="宋体" w:cs="宋体"/>
              <w:sz w:val="24"/>
            </w:rPr>
          </w:rPrChange>
        </w:rPr>
        <w:fldChar w:fldCharType="end"/>
      </w:r>
      <w:r w:rsidR="00134E85" w:rsidRPr="00033F67">
        <w:rPr>
          <w:rFonts w:hint="eastAsia"/>
          <w:rPrChange w:id="3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 </w:t>
      </w:r>
      <w:r w:rsidR="00134E85" w:rsidRPr="00033F67">
        <w:rPr>
          <w:rFonts w:hint="eastAsia"/>
          <w:rPrChange w:id="4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下载</w:t>
      </w:r>
      <w:r w:rsidR="00134E85" w:rsidRPr="00033F67">
        <w:rPr>
          <w:rFonts w:hint="eastAsia"/>
          <w:rPrChange w:id="5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Docker</w:t>
      </w:r>
      <w:r w:rsidR="00134E85" w:rsidRPr="00033F67">
        <w:rPr>
          <w:rFonts w:hint="eastAsia"/>
          <w:rPrChange w:id="6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镜像</w:t>
      </w:r>
    </w:p>
    <w:p w14:paraId="769EF425" w14:textId="77777777" w:rsidR="00C5075E" w:rsidRPr="00033F67" w:rsidRDefault="00134E85" w:rsidP="00033F67">
      <w:pPr>
        <w:rPr>
          <w:rPrChange w:id="7" w:author="keywin" w:date="2022-11-16T14:07:00Z">
            <w:rPr>
              <w:rFonts w:ascii="宋体" w:eastAsia="宋体" w:hAnsi="宋体" w:cs="宋体"/>
              <w:sz w:val="24"/>
            </w:rPr>
          </w:rPrChange>
        </w:rPr>
      </w:pPr>
      <w:r w:rsidRPr="00033F67">
        <w:rPr>
          <w:rFonts w:hint="eastAsia"/>
          <w:rPrChange w:id="8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第一步搜索</w:t>
      </w:r>
      <w:r w:rsidRPr="00033F67">
        <w:rPr>
          <w:rFonts w:hint="eastAsia"/>
          <w:rPrChange w:id="9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docker-ce</w:t>
      </w:r>
    </w:p>
    <w:p w14:paraId="4B092754" w14:textId="77777777" w:rsidR="00C5075E" w:rsidRPr="00033F67" w:rsidRDefault="00134E85" w:rsidP="00033F67">
      <w:pPr>
        <w:pPrChange w:id="10" w:author="keywin" w:date="2022-11-16T14:07:00Z">
          <w:pPr/>
        </w:pPrChange>
      </w:pPr>
      <w:r w:rsidRPr="00033F67">
        <w:rPr>
          <w:rPrChange w:id="11" w:author="keywin" w:date="2022-11-16T14:07:00Z">
            <w:rPr>
              <w:noProof/>
            </w:rPr>
          </w:rPrChange>
        </w:rPr>
        <w:drawing>
          <wp:inline distT="0" distB="0" distL="114300" distR="114300" wp14:anchorId="0980FC28" wp14:editId="3456474D">
            <wp:extent cx="5269230" cy="322580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8CF8" w14:textId="77777777" w:rsidR="00C5075E" w:rsidRPr="00033F67" w:rsidRDefault="00134E85" w:rsidP="00033F67">
      <w:pPr>
        <w:rPr>
          <w:rPrChange w:id="12" w:author="keywin" w:date="2022-11-16T14:07:00Z">
            <w:rPr/>
          </w:rPrChange>
        </w:rPr>
        <w:pPrChange w:id="13" w:author="keywin" w:date="2022-11-16T14:07:00Z">
          <w:pPr/>
        </w:pPrChange>
      </w:pPr>
      <w:r w:rsidRPr="00033F67">
        <w:rPr>
          <w:rFonts w:hint="eastAsia"/>
          <w:rPrChange w:id="14" w:author="keywin" w:date="2022-11-16T14:07:00Z">
            <w:rPr>
              <w:rFonts w:hint="eastAsia"/>
            </w:rPr>
          </w:rPrChange>
        </w:rPr>
        <w:t>第二步</w:t>
      </w:r>
    </w:p>
    <w:p w14:paraId="7CCADC8F" w14:textId="77777777" w:rsidR="00C5075E" w:rsidRPr="00033F67" w:rsidRDefault="00134E85" w:rsidP="00033F67">
      <w:pPr>
        <w:pPrChange w:id="15" w:author="keywin" w:date="2022-11-16T14:07:00Z">
          <w:pPr/>
        </w:pPrChange>
      </w:pPr>
      <w:r w:rsidRPr="00033F67">
        <w:rPr>
          <w:rPrChange w:id="16" w:author="keywin" w:date="2022-11-16T14:07:00Z">
            <w:rPr>
              <w:noProof/>
            </w:rPr>
          </w:rPrChange>
        </w:rPr>
        <w:drawing>
          <wp:inline distT="0" distB="0" distL="114300" distR="114300" wp14:anchorId="6CFA145C" wp14:editId="50EC00E3">
            <wp:extent cx="5266055" cy="210502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4B52" w14:textId="77777777" w:rsidR="00C5075E" w:rsidRPr="00033F67" w:rsidRDefault="00134E85" w:rsidP="00033F67">
      <w:pPr>
        <w:rPr>
          <w:rPrChange w:id="17" w:author="keywin" w:date="2022-11-16T14:07:00Z">
            <w:rPr/>
          </w:rPrChange>
        </w:rPr>
        <w:pPrChange w:id="18" w:author="keywin" w:date="2022-11-16T14:07:00Z">
          <w:pPr/>
        </w:pPrChange>
      </w:pPr>
      <w:r w:rsidRPr="00033F67">
        <w:rPr>
          <w:rFonts w:hint="eastAsia"/>
          <w:rPrChange w:id="19" w:author="keywin" w:date="2022-11-16T14:07:00Z">
            <w:rPr>
              <w:rFonts w:hint="eastAsia"/>
            </w:rPr>
          </w:rPrChange>
        </w:rPr>
        <w:t>第三步</w:t>
      </w:r>
    </w:p>
    <w:p w14:paraId="74623585" w14:textId="77777777" w:rsidR="00C5075E" w:rsidRPr="00033F67" w:rsidRDefault="00134E85" w:rsidP="00033F67">
      <w:pPr>
        <w:pPrChange w:id="20" w:author="keywin" w:date="2022-11-16T14:07:00Z">
          <w:pPr/>
        </w:pPrChange>
      </w:pPr>
      <w:r w:rsidRPr="00033F67">
        <w:rPr>
          <w:rPrChange w:id="21" w:author="keywin" w:date="2022-11-16T14:07:00Z">
            <w:rPr>
              <w:noProof/>
            </w:rPr>
          </w:rPrChange>
        </w:rPr>
        <w:drawing>
          <wp:inline distT="0" distB="0" distL="114300" distR="114300" wp14:anchorId="08EADADC" wp14:editId="34DAEDF5">
            <wp:extent cx="5264785" cy="206438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1A03" w14:textId="77777777" w:rsidR="00C5075E" w:rsidRPr="00033F67" w:rsidRDefault="00134E85" w:rsidP="00033F67">
      <w:pPr>
        <w:rPr>
          <w:rPrChange w:id="22" w:author="keywin" w:date="2022-11-16T14:07:00Z">
            <w:rPr/>
          </w:rPrChange>
        </w:rPr>
        <w:pPrChange w:id="23" w:author="keywin" w:date="2022-11-16T14:07:00Z">
          <w:pPr/>
        </w:pPrChange>
      </w:pPr>
      <w:r w:rsidRPr="00033F67">
        <w:rPr>
          <w:rFonts w:hint="eastAsia"/>
          <w:rPrChange w:id="24" w:author="keywin" w:date="2022-11-16T14:07:00Z">
            <w:rPr>
              <w:rFonts w:hint="eastAsia"/>
            </w:rPr>
          </w:rPrChange>
        </w:rPr>
        <w:t>第四步</w:t>
      </w:r>
    </w:p>
    <w:p w14:paraId="436ED81B" w14:textId="77777777" w:rsidR="00C5075E" w:rsidRPr="00033F67" w:rsidRDefault="00134E85" w:rsidP="00033F67">
      <w:pPr>
        <w:pPrChange w:id="25" w:author="keywin" w:date="2022-11-16T14:07:00Z">
          <w:pPr/>
        </w:pPrChange>
      </w:pPr>
      <w:r w:rsidRPr="00033F67">
        <w:rPr>
          <w:rPrChange w:id="26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4DE7A725" wp14:editId="4B0419CC">
            <wp:extent cx="5273040" cy="16713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56C2" w14:textId="77777777" w:rsidR="00C5075E" w:rsidRPr="00033F67" w:rsidRDefault="00134E85" w:rsidP="00033F67">
      <w:pPr>
        <w:rPr>
          <w:rPrChange w:id="27" w:author="keywin" w:date="2022-11-16T14:07:00Z">
            <w:rPr/>
          </w:rPrChange>
        </w:rPr>
        <w:pPrChange w:id="28" w:author="keywin" w:date="2022-11-16T14:07:00Z">
          <w:pPr/>
        </w:pPrChange>
      </w:pPr>
      <w:r w:rsidRPr="00033F67">
        <w:rPr>
          <w:rFonts w:hint="eastAsia"/>
          <w:rPrChange w:id="29" w:author="keywin" w:date="2022-11-16T14:07:00Z">
            <w:rPr>
              <w:rFonts w:hint="eastAsia"/>
            </w:rPr>
          </w:rPrChange>
        </w:rPr>
        <w:t xml:space="preserve">2 </w:t>
      </w:r>
      <w:r w:rsidRPr="00033F67">
        <w:rPr>
          <w:rFonts w:hint="eastAsia"/>
          <w:rPrChange w:id="30" w:author="keywin" w:date="2022-11-16T14:07:00Z">
            <w:rPr>
              <w:rFonts w:hint="eastAsia"/>
            </w:rPr>
          </w:rPrChange>
        </w:rPr>
        <w:t>下载完成之后安</w:t>
      </w:r>
      <w:r w:rsidRPr="00033F67">
        <w:rPr>
          <w:rFonts w:hint="eastAsia"/>
          <w:rPrChange w:id="31" w:author="keywin" w:date="2022-11-16T14:07:00Z">
            <w:rPr>
              <w:rFonts w:hint="eastAsia"/>
            </w:rPr>
          </w:rPrChange>
        </w:rPr>
        <w:t xml:space="preserve"> wget </w:t>
      </w:r>
      <w:r w:rsidRPr="00033F67">
        <w:rPr>
          <w:rFonts w:hint="eastAsia"/>
          <w:rPrChange w:id="32" w:author="keywin" w:date="2022-11-16T14:07:00Z">
            <w:rPr>
              <w:rFonts w:hint="eastAsia"/>
            </w:rPr>
          </w:rPrChange>
        </w:rPr>
        <w:t>和</w:t>
      </w:r>
      <w:r w:rsidRPr="00033F67">
        <w:rPr>
          <w:rFonts w:hint="eastAsia"/>
          <w:rPrChange w:id="33" w:author="keywin" w:date="2022-11-16T14:07:00Z">
            <w:rPr>
              <w:rFonts w:hint="eastAsia"/>
            </w:rPr>
          </w:rPrChange>
        </w:rPr>
        <w:t xml:space="preserve">lrzsz(Wget </w:t>
      </w:r>
      <w:r w:rsidRPr="00033F67">
        <w:rPr>
          <w:rFonts w:hint="eastAsia"/>
          <w:rPrChange w:id="34" w:author="keywin" w:date="2022-11-16T14:07:00Z">
            <w:rPr>
              <w:rFonts w:hint="eastAsia"/>
            </w:rPr>
          </w:rPrChange>
        </w:rPr>
        <w:t>是用来在下载文件的</w:t>
      </w:r>
      <w:r w:rsidRPr="00033F67">
        <w:rPr>
          <w:rFonts w:hint="eastAsia"/>
          <w:rPrChange w:id="35" w:author="keywin" w:date="2022-11-16T14:07:00Z">
            <w:rPr>
              <w:rFonts w:hint="eastAsia"/>
            </w:rPr>
          </w:rPrChange>
        </w:rPr>
        <w:t xml:space="preserve"> Lrzsz </w:t>
      </w:r>
      <w:r w:rsidRPr="00033F67">
        <w:rPr>
          <w:rFonts w:hint="eastAsia"/>
          <w:rPrChange w:id="36" w:author="keywin" w:date="2022-11-16T14:07:00Z">
            <w:rPr>
              <w:rFonts w:hint="eastAsia"/>
            </w:rPr>
          </w:rPrChange>
        </w:rPr>
        <w:t>是用来上传文件的</w:t>
      </w:r>
      <w:r w:rsidRPr="00033F67">
        <w:rPr>
          <w:rFonts w:hint="eastAsia"/>
          <w:rPrChange w:id="37" w:author="keywin" w:date="2022-11-16T14:07:00Z">
            <w:rPr>
              <w:rFonts w:hint="eastAsia"/>
            </w:rPr>
          </w:rPrChange>
        </w:rPr>
        <w:t>)</w:t>
      </w:r>
    </w:p>
    <w:p w14:paraId="60BE06DF" w14:textId="77777777" w:rsidR="00C5075E" w:rsidRPr="00033F67" w:rsidRDefault="00134E85" w:rsidP="00033F67">
      <w:pPr>
        <w:rPr>
          <w:rPrChange w:id="38" w:author="keywin" w:date="2022-11-16T14:07:00Z">
            <w:rPr/>
          </w:rPrChange>
        </w:rPr>
        <w:pPrChange w:id="39" w:author="keywin" w:date="2022-11-16T14:07:00Z">
          <w:pPr/>
        </w:pPrChange>
      </w:pPr>
      <w:r w:rsidRPr="00033F67">
        <w:rPr>
          <w:rFonts w:hint="eastAsia"/>
          <w:rPrChange w:id="40" w:author="keywin" w:date="2022-11-16T14:07:00Z">
            <w:rPr>
              <w:rFonts w:hint="eastAsia"/>
            </w:rPr>
          </w:rPrChange>
        </w:rPr>
        <w:t>执行命令进项行安装</w:t>
      </w:r>
    </w:p>
    <w:p w14:paraId="751A9444" w14:textId="77777777" w:rsidR="00C5075E" w:rsidRPr="00033F67" w:rsidRDefault="00134E85" w:rsidP="00033F67">
      <w:pPr>
        <w:rPr>
          <w:rPrChange w:id="41" w:author="keywin" w:date="2022-11-16T14:07:00Z">
            <w:rPr/>
          </w:rPrChange>
        </w:rPr>
        <w:pPrChange w:id="42" w:author="keywin" w:date="2022-11-16T14:07:00Z">
          <w:pPr/>
        </w:pPrChange>
      </w:pPr>
      <w:r w:rsidRPr="00033F67">
        <w:rPr>
          <w:rFonts w:hint="eastAsia"/>
          <w:rPrChange w:id="43" w:author="keywin" w:date="2022-11-16T14:07:00Z">
            <w:rPr>
              <w:rFonts w:hint="eastAsia"/>
            </w:rPr>
          </w:rPrChange>
        </w:rPr>
        <w:t>yum -y install wget</w:t>
      </w:r>
    </w:p>
    <w:p w14:paraId="17B6ED31" w14:textId="77777777" w:rsidR="00C5075E" w:rsidRPr="00033F67" w:rsidRDefault="00134E85" w:rsidP="00033F67">
      <w:pPr>
        <w:rPr>
          <w:rPrChange w:id="44" w:author="keywin" w:date="2022-11-16T14:07:00Z">
            <w:rPr/>
          </w:rPrChange>
        </w:rPr>
        <w:pPrChange w:id="45" w:author="keywin" w:date="2022-11-16T14:07:00Z">
          <w:pPr/>
        </w:pPrChange>
      </w:pPr>
      <w:r w:rsidRPr="00033F67">
        <w:rPr>
          <w:rFonts w:hint="eastAsia"/>
          <w:rPrChange w:id="46" w:author="keywin" w:date="2022-11-16T14:07:00Z">
            <w:rPr>
              <w:rFonts w:hint="eastAsia"/>
            </w:rPr>
          </w:rPrChange>
        </w:rPr>
        <w:t>yum -y install lrzsz</w:t>
      </w:r>
    </w:p>
    <w:p w14:paraId="5FB62746" w14:textId="77777777" w:rsidR="00C5075E" w:rsidRPr="00033F67" w:rsidRDefault="00C5075E" w:rsidP="00033F67">
      <w:pPr>
        <w:rPr>
          <w:rPrChange w:id="47" w:author="keywin" w:date="2022-11-16T14:07:00Z">
            <w:rPr/>
          </w:rPrChange>
        </w:rPr>
        <w:pPrChange w:id="48" w:author="keywin" w:date="2022-11-16T14:07:00Z">
          <w:pPr/>
        </w:pPrChange>
      </w:pPr>
    </w:p>
    <w:p w14:paraId="6A0D844A" w14:textId="77777777" w:rsidR="00C5075E" w:rsidRPr="00033F67" w:rsidRDefault="00134E85" w:rsidP="00033F67">
      <w:pPr>
        <w:rPr>
          <w:rPrChange w:id="49" w:author="keywin" w:date="2022-11-16T14:07:00Z">
            <w:rPr/>
          </w:rPrChange>
        </w:rPr>
        <w:pPrChange w:id="50" w:author="keywin" w:date="2022-11-16T14:07:00Z">
          <w:pPr/>
        </w:pPrChange>
      </w:pPr>
      <w:r w:rsidRPr="00033F67">
        <w:rPr>
          <w:rFonts w:hint="eastAsia"/>
          <w:rPrChange w:id="51" w:author="keywin" w:date="2022-11-16T14:07:00Z">
            <w:rPr>
              <w:rFonts w:hint="eastAsia"/>
            </w:rPr>
          </w:rPrChange>
        </w:rPr>
        <w:t>3</w:t>
      </w:r>
      <w:r w:rsidRPr="00033F67">
        <w:rPr>
          <w:rFonts w:hint="eastAsia"/>
          <w:rPrChange w:id="52" w:author="keywin" w:date="2022-11-16T14:07:00Z">
            <w:rPr>
              <w:rFonts w:hint="eastAsia"/>
            </w:rPr>
          </w:rPrChange>
        </w:rPr>
        <w:t>将下载的</w:t>
      </w:r>
      <w:r w:rsidRPr="00033F67">
        <w:rPr>
          <w:rFonts w:hint="eastAsia"/>
          <w:rPrChange w:id="53" w:author="keywin" w:date="2022-11-16T14:07:00Z">
            <w:rPr>
              <w:rFonts w:hint="eastAsia"/>
            </w:rPr>
          </w:rPrChange>
        </w:rPr>
        <w:t xml:space="preserve">docker-ce.repo </w:t>
      </w:r>
      <w:r w:rsidRPr="00033F67">
        <w:rPr>
          <w:rFonts w:hint="eastAsia"/>
          <w:rPrChange w:id="54" w:author="keywin" w:date="2022-11-16T14:07:00Z">
            <w:rPr>
              <w:rFonts w:hint="eastAsia"/>
            </w:rPr>
          </w:rPrChange>
        </w:rPr>
        <w:t>上传到服务器上</w:t>
      </w:r>
    </w:p>
    <w:p w14:paraId="2398FF40" w14:textId="77777777" w:rsidR="00C5075E" w:rsidRPr="00033F67" w:rsidRDefault="00134E85" w:rsidP="00033F67">
      <w:pPr>
        <w:rPr>
          <w:rPrChange w:id="55" w:author="keywin" w:date="2022-11-16T14:07:00Z">
            <w:rPr/>
          </w:rPrChange>
        </w:rPr>
        <w:pPrChange w:id="56" w:author="keywin" w:date="2022-11-16T14:07:00Z">
          <w:pPr/>
        </w:pPrChange>
      </w:pPr>
      <w:r w:rsidRPr="00033F67">
        <w:rPr>
          <w:rFonts w:hint="eastAsia"/>
          <w:rPrChange w:id="57" w:author="keywin" w:date="2022-11-16T14:07:00Z">
            <w:rPr>
              <w:rFonts w:hint="eastAsia"/>
            </w:rPr>
          </w:rPrChange>
        </w:rPr>
        <w:t xml:space="preserve">3.1  cd /etc/yum.repos.d     </w:t>
      </w:r>
      <w:r w:rsidRPr="00033F67">
        <w:rPr>
          <w:rFonts w:hint="eastAsia"/>
          <w:rPrChange w:id="58" w:author="keywin" w:date="2022-11-16T14:07:00Z">
            <w:rPr>
              <w:rFonts w:hint="eastAsia"/>
            </w:rPr>
          </w:rPrChange>
        </w:rPr>
        <w:t>执行该命令</w:t>
      </w:r>
    </w:p>
    <w:p w14:paraId="3F84F119" w14:textId="77777777" w:rsidR="00C5075E" w:rsidRPr="00033F67" w:rsidRDefault="00134E85" w:rsidP="00033F67">
      <w:pPr>
        <w:rPr>
          <w:rPrChange w:id="59" w:author="keywin" w:date="2022-11-16T14:07:00Z">
            <w:rPr/>
          </w:rPrChange>
        </w:rPr>
        <w:pPrChange w:id="60" w:author="keywin" w:date="2022-11-16T14:07:00Z">
          <w:pPr/>
        </w:pPrChange>
      </w:pPr>
      <w:r w:rsidRPr="00033F67">
        <w:rPr>
          <w:rFonts w:hint="eastAsia"/>
          <w:rPrChange w:id="61" w:author="keywin" w:date="2022-11-16T14:07:00Z">
            <w:rPr>
              <w:rFonts w:hint="eastAsia"/>
            </w:rPr>
          </w:rPrChange>
        </w:rPr>
        <w:t xml:space="preserve">3.2  rz  </w:t>
      </w:r>
      <w:r w:rsidRPr="00033F67">
        <w:rPr>
          <w:rFonts w:hint="eastAsia"/>
          <w:rPrChange w:id="62" w:author="keywin" w:date="2022-11-16T14:07:00Z">
            <w:rPr>
              <w:rFonts w:hint="eastAsia"/>
            </w:rPr>
          </w:rPrChange>
        </w:rPr>
        <w:t>执行该命令后如图</w:t>
      </w:r>
    </w:p>
    <w:p w14:paraId="6A22246C" w14:textId="77777777" w:rsidR="00C5075E" w:rsidRPr="00033F67" w:rsidRDefault="00134E85" w:rsidP="00033F67">
      <w:pPr>
        <w:pPrChange w:id="63" w:author="keywin" w:date="2022-11-16T14:07:00Z">
          <w:pPr/>
        </w:pPrChange>
      </w:pPr>
      <w:r w:rsidRPr="00033F67">
        <w:rPr>
          <w:rPrChange w:id="64" w:author="keywin" w:date="2022-11-16T14:07:00Z">
            <w:rPr>
              <w:noProof/>
            </w:rPr>
          </w:rPrChange>
        </w:rPr>
        <w:drawing>
          <wp:inline distT="0" distB="0" distL="114300" distR="114300" wp14:anchorId="775E7B67" wp14:editId="7EB10584">
            <wp:extent cx="5273040" cy="352361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22FE" w14:textId="77777777" w:rsidR="00C5075E" w:rsidRPr="00033F67" w:rsidRDefault="00134E85" w:rsidP="00033F67">
      <w:pPr>
        <w:rPr>
          <w:rPrChange w:id="65" w:author="keywin" w:date="2022-11-16T14:07:00Z">
            <w:rPr/>
          </w:rPrChange>
        </w:rPr>
        <w:pPrChange w:id="66" w:author="keywin" w:date="2022-11-16T14:07:00Z">
          <w:pPr/>
        </w:pPrChange>
      </w:pPr>
      <w:r w:rsidRPr="00033F67">
        <w:rPr>
          <w:rFonts w:hint="eastAsia"/>
          <w:rPrChange w:id="67" w:author="keywin" w:date="2022-11-16T14:07:00Z">
            <w:rPr>
              <w:rFonts w:hint="eastAsia"/>
            </w:rPr>
          </w:rPrChange>
        </w:rPr>
        <w:t>找到</w:t>
      </w:r>
      <w:r w:rsidRPr="00033F67">
        <w:rPr>
          <w:rFonts w:hint="eastAsia"/>
          <w:rPrChange w:id="68" w:author="keywin" w:date="2022-11-16T14:07:00Z">
            <w:rPr>
              <w:rFonts w:hint="eastAsia"/>
            </w:rPr>
          </w:rPrChange>
        </w:rPr>
        <w:t xml:space="preserve">docker-ce.repo </w:t>
      </w:r>
      <w:r w:rsidRPr="00033F67">
        <w:rPr>
          <w:rFonts w:hint="eastAsia"/>
          <w:rPrChange w:id="69" w:author="keywin" w:date="2022-11-16T14:07:00Z">
            <w:rPr>
              <w:rFonts w:hint="eastAsia"/>
            </w:rPr>
          </w:rPrChange>
        </w:rPr>
        <w:t>进行上传即可</w:t>
      </w:r>
    </w:p>
    <w:p w14:paraId="2A37495C" w14:textId="77777777" w:rsidR="00C5075E" w:rsidRPr="00033F67" w:rsidRDefault="00C5075E" w:rsidP="00033F67">
      <w:pPr>
        <w:rPr>
          <w:rPrChange w:id="70" w:author="keywin" w:date="2022-11-16T14:07:00Z">
            <w:rPr/>
          </w:rPrChange>
        </w:rPr>
        <w:pPrChange w:id="71" w:author="keywin" w:date="2022-11-16T14:07:00Z">
          <w:pPr/>
        </w:pPrChange>
      </w:pPr>
    </w:p>
    <w:p w14:paraId="26061528" w14:textId="77777777" w:rsidR="00C5075E" w:rsidRPr="00033F67" w:rsidRDefault="00134E85" w:rsidP="00033F67">
      <w:pPr>
        <w:pPrChange w:id="72" w:author="keywin" w:date="2022-11-16T14:07:00Z">
          <w:pPr>
            <w:numPr>
              <w:numId w:val="1"/>
            </w:numPr>
          </w:pPr>
        </w:pPrChange>
      </w:pPr>
      <w:r w:rsidRPr="00033F67">
        <w:rPr>
          <w:rFonts w:hint="eastAsia"/>
        </w:rPr>
        <w:t>修改</w:t>
      </w:r>
      <w:r w:rsidRPr="00033F67">
        <w:rPr>
          <w:rFonts w:hint="eastAsia"/>
        </w:rPr>
        <w:t xml:space="preserve">docker-ce.repo </w:t>
      </w:r>
      <w:r w:rsidRPr="00033F67">
        <w:rPr>
          <w:rFonts w:hint="eastAsia"/>
        </w:rPr>
        <w:t>里面的下载地址</w:t>
      </w:r>
      <w:r w:rsidRPr="00033F67">
        <w:rPr>
          <w:rFonts w:hint="eastAsia"/>
        </w:rPr>
        <w:t xml:space="preserve"> </w:t>
      </w:r>
    </w:p>
    <w:p w14:paraId="526664FD" w14:textId="77777777" w:rsidR="00C5075E" w:rsidRPr="00033F67" w:rsidRDefault="00134E85" w:rsidP="00033F67">
      <w:pPr>
        <w:rPr>
          <w:rPrChange w:id="73" w:author="keywin" w:date="2022-11-16T14:07:00Z">
            <w:rPr/>
          </w:rPrChange>
        </w:rPr>
      </w:pPr>
      <w:r w:rsidRPr="00033F67">
        <w:rPr>
          <w:rFonts w:hint="eastAsia"/>
        </w:rPr>
        <w:t xml:space="preserve">vi docker-ce.repo  </w:t>
      </w:r>
      <w:r w:rsidRPr="00033F67">
        <w:rPr>
          <w:rFonts w:hint="eastAsia"/>
          <w:rPrChange w:id="74" w:author="keywin" w:date="2022-11-16T14:07:00Z">
            <w:rPr>
              <w:rFonts w:hint="eastAsia"/>
            </w:rPr>
          </w:rPrChange>
        </w:rPr>
        <w:t>执行该命令</w:t>
      </w:r>
      <w:r w:rsidRPr="00033F67">
        <w:rPr>
          <w:rFonts w:hint="eastAsia"/>
          <w:rPrChange w:id="75" w:author="keywin" w:date="2022-11-16T14:07:00Z">
            <w:rPr>
              <w:rFonts w:hint="eastAsia"/>
            </w:rPr>
          </w:rPrChange>
        </w:rPr>
        <w:t xml:space="preserve">   </w:t>
      </w:r>
      <w:r w:rsidRPr="00033F67">
        <w:rPr>
          <w:rFonts w:hint="eastAsia"/>
          <w:rPrChange w:id="76" w:author="keywin" w:date="2022-11-16T14:07:00Z">
            <w:rPr>
              <w:rFonts w:hint="eastAsia"/>
            </w:rPr>
          </w:rPrChange>
        </w:rPr>
        <w:t>进入到最后一行</w:t>
      </w:r>
      <w:r w:rsidRPr="00033F67">
        <w:rPr>
          <w:rFonts w:hint="eastAsia"/>
          <w:rPrChange w:id="77" w:author="keywin" w:date="2022-11-16T14:07:00Z">
            <w:rPr>
              <w:rFonts w:hint="eastAsia"/>
            </w:rPr>
          </w:rPrChange>
        </w:rPr>
        <w:t>(shift+:)</w:t>
      </w:r>
    </w:p>
    <w:p w14:paraId="3D3D265C" w14:textId="77777777" w:rsidR="00C5075E" w:rsidRPr="00033F67" w:rsidRDefault="00134E85" w:rsidP="00033F67">
      <w:pPr>
        <w:rPr>
          <w:rPrChange w:id="78" w:author="keywin" w:date="2022-11-16T14:07:00Z">
            <w:rPr/>
          </w:rPrChange>
        </w:rPr>
        <w:pPrChange w:id="79" w:author="keywin" w:date="2022-11-16T14:07:00Z">
          <w:pPr/>
        </w:pPrChange>
      </w:pPr>
      <w:r w:rsidRPr="00033F67">
        <w:rPr>
          <w:rFonts w:hint="eastAsia"/>
          <w:rPrChange w:id="80" w:author="keywin" w:date="2022-11-16T14:07:00Z">
            <w:rPr>
              <w:rFonts w:hint="eastAsia"/>
            </w:rPr>
          </w:rPrChange>
        </w:rPr>
        <w:t>执行下面的命令</w:t>
      </w:r>
      <w:r w:rsidRPr="00033F67">
        <w:rPr>
          <w:rFonts w:hint="eastAsia"/>
          <w:rPrChange w:id="81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82" w:author="keywin" w:date="2022-11-16T14:07:00Z">
            <w:rPr>
              <w:rFonts w:hint="eastAsia"/>
            </w:rPr>
          </w:rPrChange>
        </w:rPr>
        <w:t>将原始的下载路径</w:t>
      </w:r>
      <w:r w:rsidRPr="00033F67">
        <w:rPr>
          <w:rFonts w:hint="eastAsia"/>
          <w:rPrChange w:id="83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84" w:author="keywin" w:date="2022-11-16T14:07:00Z">
            <w:rPr>
              <w:rFonts w:hint="eastAsia"/>
            </w:rPr>
          </w:rPrChange>
        </w:rPr>
        <w:t>替换掉</w:t>
      </w:r>
      <w:r w:rsidRPr="00033F67">
        <w:rPr>
          <w:rFonts w:hint="eastAsia"/>
          <w:rPrChange w:id="85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86" w:author="keywin" w:date="2022-11-16T14:07:00Z">
            <w:rPr>
              <w:rFonts w:hint="eastAsia"/>
            </w:rPr>
          </w:rPrChange>
        </w:rPr>
        <w:t>下载的更快</w:t>
      </w:r>
    </w:p>
    <w:p w14:paraId="6DF57933" w14:textId="77777777" w:rsidR="00C5075E" w:rsidRPr="00033F67" w:rsidRDefault="00134E85" w:rsidP="00033F67">
      <w:pPr>
        <w:rPr>
          <w:rPrChange w:id="87" w:author="keywin" w:date="2022-11-16T14:07:00Z">
            <w:rPr/>
          </w:rPrChange>
        </w:rPr>
        <w:pPrChange w:id="88" w:author="keywin" w:date="2022-11-16T14:07:00Z">
          <w:pPr/>
        </w:pPrChange>
      </w:pPr>
      <w:r w:rsidRPr="00033F67">
        <w:rPr>
          <w:rFonts w:hint="eastAsia"/>
          <w:rPrChange w:id="89" w:author="keywin" w:date="2022-11-16T14:07:00Z">
            <w:rPr>
              <w:rFonts w:hint="eastAsia"/>
            </w:rPr>
          </w:rPrChange>
        </w:rPr>
        <w:t>:%s@https://download.docker.com/@https://mirrors.tuna.tsinghua.edu.cn/docker-ce/@</w:t>
      </w:r>
    </w:p>
    <w:p w14:paraId="7D379B4D" w14:textId="77777777" w:rsidR="00C5075E" w:rsidRPr="00033F67" w:rsidRDefault="00134E85" w:rsidP="00033F67">
      <w:pPr>
        <w:rPr>
          <w:rPrChange w:id="90" w:author="keywin" w:date="2022-11-16T14:07:00Z">
            <w:rPr/>
          </w:rPrChange>
        </w:rPr>
        <w:pPrChange w:id="91" w:author="keywin" w:date="2022-11-16T14:07:00Z">
          <w:pPr/>
        </w:pPrChange>
      </w:pPr>
      <w:r w:rsidRPr="00033F67">
        <w:rPr>
          <w:rFonts w:hint="eastAsia"/>
          <w:rPrChange w:id="92" w:author="keywin" w:date="2022-11-16T14:07:00Z">
            <w:rPr>
              <w:rFonts w:hint="eastAsia"/>
            </w:rPr>
          </w:rPrChange>
        </w:rPr>
        <w:t xml:space="preserve">:wq </w:t>
      </w:r>
      <w:r w:rsidRPr="00033F67">
        <w:rPr>
          <w:rFonts w:hint="eastAsia"/>
          <w:rPrChange w:id="93" w:author="keywin" w:date="2022-11-16T14:07:00Z">
            <w:rPr>
              <w:rFonts w:hint="eastAsia"/>
            </w:rPr>
          </w:rPrChange>
        </w:rPr>
        <w:t>保存文件</w:t>
      </w:r>
    </w:p>
    <w:p w14:paraId="594DC9E3" w14:textId="77777777" w:rsidR="00C5075E" w:rsidRPr="00033F67" w:rsidRDefault="00134E85" w:rsidP="00033F67">
      <w:pPr>
        <w:pPrChange w:id="94" w:author="keywin" w:date="2022-11-16T14:07:00Z">
          <w:pPr/>
        </w:pPrChange>
      </w:pPr>
      <w:r w:rsidRPr="00033F67">
        <w:rPr>
          <w:rPrChange w:id="95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682D96C1" wp14:editId="37FD696B">
            <wp:extent cx="5268595" cy="2813685"/>
            <wp:effectExtent l="0" t="0" r="8255" b="57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FF7B" w14:textId="77777777" w:rsidR="00C5075E" w:rsidRPr="00033F67" w:rsidRDefault="00C5075E" w:rsidP="00033F67">
      <w:pPr>
        <w:rPr>
          <w:rPrChange w:id="96" w:author="keywin" w:date="2022-11-16T14:07:00Z">
            <w:rPr/>
          </w:rPrChange>
        </w:rPr>
        <w:pPrChange w:id="97" w:author="keywin" w:date="2022-11-16T14:07:00Z">
          <w:pPr/>
        </w:pPrChange>
      </w:pPr>
    </w:p>
    <w:p w14:paraId="76C3C861" w14:textId="77777777" w:rsidR="00C5075E" w:rsidRPr="00033F67" w:rsidRDefault="00134E85" w:rsidP="00033F67">
      <w:pPr>
        <w:rPr>
          <w:rPrChange w:id="98" w:author="keywin" w:date="2022-11-16T14:07:00Z">
            <w:rPr/>
          </w:rPrChange>
        </w:rPr>
        <w:pPrChange w:id="99" w:author="keywin" w:date="2022-11-16T14:07:00Z">
          <w:pPr/>
        </w:pPrChange>
      </w:pPr>
      <w:r w:rsidRPr="00033F67">
        <w:rPr>
          <w:rFonts w:hint="eastAsia"/>
          <w:rPrChange w:id="100" w:author="keywin" w:date="2022-11-16T14:07:00Z">
            <w:rPr>
              <w:rFonts w:hint="eastAsia"/>
            </w:rPr>
          </w:rPrChange>
        </w:rPr>
        <w:t xml:space="preserve">5 </w:t>
      </w:r>
      <w:r w:rsidRPr="00033F67">
        <w:rPr>
          <w:rFonts w:hint="eastAsia"/>
          <w:rPrChange w:id="101" w:author="keywin" w:date="2022-11-16T14:07:00Z">
            <w:rPr>
              <w:rFonts w:hint="eastAsia"/>
            </w:rPr>
          </w:rPrChange>
        </w:rPr>
        <w:t>安装</w:t>
      </w:r>
      <w:r w:rsidRPr="00033F67">
        <w:rPr>
          <w:rFonts w:hint="eastAsia"/>
          <w:rPrChange w:id="102" w:author="keywin" w:date="2022-11-16T14:07:00Z">
            <w:rPr>
              <w:rFonts w:hint="eastAsia"/>
            </w:rPr>
          </w:rPrChange>
        </w:rPr>
        <w:t>docker</w:t>
      </w:r>
    </w:p>
    <w:p w14:paraId="4FEB2201" w14:textId="77777777" w:rsidR="00C5075E" w:rsidRPr="00033F67" w:rsidRDefault="00134E85" w:rsidP="00033F67">
      <w:pPr>
        <w:rPr>
          <w:rPrChange w:id="103" w:author="keywin" w:date="2022-11-16T14:07:00Z">
            <w:rPr/>
          </w:rPrChange>
        </w:rPr>
        <w:pPrChange w:id="104" w:author="keywin" w:date="2022-11-16T14:07:00Z">
          <w:pPr/>
        </w:pPrChange>
      </w:pPr>
      <w:r w:rsidRPr="00033F67">
        <w:rPr>
          <w:rFonts w:hint="eastAsia"/>
          <w:rPrChange w:id="105" w:author="keywin" w:date="2022-11-16T14:07:00Z">
            <w:rPr>
              <w:rFonts w:hint="eastAsia"/>
            </w:rPr>
          </w:rPrChange>
        </w:rPr>
        <w:t>执行</w:t>
      </w:r>
      <w:r w:rsidRPr="00033F67">
        <w:rPr>
          <w:rFonts w:hint="eastAsia"/>
          <w:rPrChange w:id="106" w:author="keywin" w:date="2022-11-16T14:07:00Z">
            <w:rPr>
              <w:rFonts w:hint="eastAsia"/>
            </w:rPr>
          </w:rPrChange>
        </w:rPr>
        <w:t xml:space="preserve">  yum repolist  (</w:t>
      </w:r>
      <w:r w:rsidRPr="00033F67">
        <w:rPr>
          <w:rFonts w:hint="eastAsia"/>
          <w:rPrChange w:id="107" w:author="keywin" w:date="2022-11-16T14:07:00Z">
            <w:rPr>
              <w:rFonts w:hint="eastAsia"/>
            </w:rPr>
          </w:rPrChange>
        </w:rPr>
        <w:t>查看是否有</w:t>
      </w:r>
      <w:r w:rsidRPr="00033F67">
        <w:rPr>
          <w:rFonts w:hint="eastAsia"/>
          <w:rPrChange w:id="108" w:author="keywin" w:date="2022-11-16T14:07:00Z">
            <w:rPr>
              <w:rFonts w:hint="eastAsia"/>
            </w:rPr>
          </w:rPrChange>
        </w:rPr>
        <w:t>docker</w:t>
      </w:r>
      <w:r w:rsidRPr="00033F67">
        <w:rPr>
          <w:rFonts w:hint="eastAsia"/>
          <w:rPrChange w:id="109" w:author="keywin" w:date="2022-11-16T14:07:00Z">
            <w:rPr>
              <w:rFonts w:hint="eastAsia"/>
            </w:rPr>
          </w:rPrChange>
        </w:rPr>
        <w:t>源仓库</w:t>
      </w:r>
      <w:r w:rsidRPr="00033F67">
        <w:rPr>
          <w:rFonts w:hint="eastAsia"/>
          <w:rPrChange w:id="110" w:author="keywin" w:date="2022-11-16T14:07:00Z">
            <w:rPr>
              <w:rFonts w:hint="eastAsia"/>
            </w:rPr>
          </w:rPrChange>
        </w:rPr>
        <w:t>)</w:t>
      </w:r>
    </w:p>
    <w:p w14:paraId="0A846871" w14:textId="77777777" w:rsidR="00C5075E" w:rsidRPr="00033F67" w:rsidRDefault="00134E85" w:rsidP="00033F67">
      <w:pPr>
        <w:pPrChange w:id="111" w:author="keywin" w:date="2022-11-16T14:07:00Z">
          <w:pPr/>
        </w:pPrChange>
      </w:pPr>
      <w:r w:rsidRPr="00033F67">
        <w:rPr>
          <w:rPrChange w:id="112" w:author="keywin" w:date="2022-11-16T14:07:00Z">
            <w:rPr>
              <w:noProof/>
            </w:rPr>
          </w:rPrChange>
        </w:rPr>
        <w:drawing>
          <wp:inline distT="0" distB="0" distL="114300" distR="114300" wp14:anchorId="0FC1F8A7" wp14:editId="1F6CDCC9">
            <wp:extent cx="5273040" cy="15862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75FE" w14:textId="77777777" w:rsidR="00C5075E" w:rsidRPr="00033F67" w:rsidRDefault="00134E85" w:rsidP="00033F67">
      <w:pPr>
        <w:rPr>
          <w:rPrChange w:id="113" w:author="keywin" w:date="2022-11-16T14:07:00Z">
            <w:rPr/>
          </w:rPrChange>
        </w:rPr>
        <w:pPrChange w:id="114" w:author="keywin" w:date="2022-11-16T14:07:00Z">
          <w:pPr/>
        </w:pPrChange>
      </w:pPr>
      <w:r w:rsidRPr="00033F67">
        <w:rPr>
          <w:rFonts w:hint="eastAsia"/>
          <w:rPrChange w:id="115" w:author="keywin" w:date="2022-11-16T14:07:00Z">
            <w:rPr>
              <w:rFonts w:hint="eastAsia"/>
            </w:rPr>
          </w:rPrChange>
        </w:rPr>
        <w:t>执行</w:t>
      </w:r>
      <w:r w:rsidRPr="00033F67">
        <w:rPr>
          <w:rFonts w:hint="eastAsia"/>
          <w:rPrChange w:id="116" w:author="keywin" w:date="2022-11-16T14:07:00Z">
            <w:rPr>
              <w:rFonts w:hint="eastAsia"/>
            </w:rPr>
          </w:rPrChange>
        </w:rPr>
        <w:t xml:space="preserve">  yum install docker-ce  (</w:t>
      </w:r>
      <w:r w:rsidRPr="00033F67">
        <w:rPr>
          <w:rFonts w:hint="eastAsia"/>
          <w:rPrChange w:id="117" w:author="keywin" w:date="2022-11-16T14:07:00Z">
            <w:rPr>
              <w:rFonts w:hint="eastAsia"/>
            </w:rPr>
          </w:rPrChange>
        </w:rPr>
        <w:t>安装</w:t>
      </w:r>
      <w:r w:rsidRPr="00033F67">
        <w:rPr>
          <w:rFonts w:hint="eastAsia"/>
          <w:rPrChange w:id="118" w:author="keywin" w:date="2022-11-16T14:07:00Z">
            <w:rPr>
              <w:rFonts w:hint="eastAsia"/>
            </w:rPr>
          </w:rPrChange>
        </w:rPr>
        <w:t>)</w:t>
      </w:r>
    </w:p>
    <w:p w14:paraId="77665AED" w14:textId="77777777" w:rsidR="00C5075E" w:rsidRPr="00033F67" w:rsidRDefault="00134E85" w:rsidP="00033F67">
      <w:pPr>
        <w:pPrChange w:id="119" w:author="keywin" w:date="2022-11-16T14:07:00Z">
          <w:pPr/>
        </w:pPrChange>
      </w:pPr>
      <w:r w:rsidRPr="00033F67">
        <w:rPr>
          <w:rPrChange w:id="120" w:author="keywin" w:date="2022-11-16T14:07:00Z">
            <w:rPr>
              <w:noProof/>
            </w:rPr>
          </w:rPrChange>
        </w:rPr>
        <w:drawing>
          <wp:inline distT="0" distB="0" distL="114300" distR="114300" wp14:anchorId="2E5ED4C0" wp14:editId="07149967">
            <wp:extent cx="5271135" cy="165608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2525" w14:textId="77777777" w:rsidR="00C5075E" w:rsidRPr="00033F67" w:rsidRDefault="00134E85" w:rsidP="00033F67">
      <w:pPr>
        <w:rPr>
          <w:rPrChange w:id="121" w:author="keywin" w:date="2022-11-16T14:07:00Z">
            <w:rPr/>
          </w:rPrChange>
        </w:rPr>
        <w:pPrChange w:id="122" w:author="keywin" w:date="2022-11-16T14:07:00Z">
          <w:pPr/>
        </w:pPrChange>
      </w:pPr>
      <w:r w:rsidRPr="00033F67">
        <w:rPr>
          <w:rFonts w:hint="eastAsia"/>
          <w:rPrChange w:id="123" w:author="keywin" w:date="2022-11-16T14:07:00Z">
            <w:rPr>
              <w:rFonts w:hint="eastAsia"/>
            </w:rPr>
          </w:rPrChange>
        </w:rPr>
        <w:t>systemctl enable docker  (</w:t>
      </w:r>
      <w:r w:rsidRPr="00033F67">
        <w:rPr>
          <w:rFonts w:hint="eastAsia"/>
          <w:rPrChange w:id="124" w:author="keywin" w:date="2022-11-16T14:07:00Z">
            <w:rPr>
              <w:rFonts w:hint="eastAsia"/>
            </w:rPr>
          </w:rPrChange>
        </w:rPr>
        <w:t>设置</w:t>
      </w:r>
      <w:r w:rsidRPr="00033F67">
        <w:rPr>
          <w:rFonts w:hint="eastAsia"/>
          <w:rPrChange w:id="125" w:author="keywin" w:date="2022-11-16T14:07:00Z">
            <w:rPr>
              <w:rFonts w:hint="eastAsia"/>
            </w:rPr>
          </w:rPrChange>
        </w:rPr>
        <w:t>docker</w:t>
      </w:r>
      <w:r w:rsidRPr="00033F67">
        <w:rPr>
          <w:rFonts w:hint="eastAsia"/>
          <w:rPrChange w:id="126" w:author="keywin" w:date="2022-11-16T14:07:00Z">
            <w:rPr>
              <w:rFonts w:hint="eastAsia"/>
            </w:rPr>
          </w:rPrChange>
        </w:rPr>
        <w:t>开机自启</w:t>
      </w:r>
      <w:r w:rsidRPr="00033F67">
        <w:rPr>
          <w:rFonts w:hint="eastAsia"/>
          <w:rPrChange w:id="127" w:author="keywin" w:date="2022-11-16T14:07:00Z">
            <w:rPr>
              <w:rFonts w:hint="eastAsia"/>
            </w:rPr>
          </w:rPrChange>
        </w:rPr>
        <w:t xml:space="preserve">)  </w:t>
      </w:r>
    </w:p>
    <w:p w14:paraId="228CB769" w14:textId="77777777" w:rsidR="00C5075E" w:rsidRPr="00033F67" w:rsidRDefault="00134E85" w:rsidP="00033F67">
      <w:pPr>
        <w:pPrChange w:id="128" w:author="keywin" w:date="2022-11-16T14:07:00Z">
          <w:pPr/>
        </w:pPrChange>
      </w:pPr>
      <w:r w:rsidRPr="00033F67">
        <w:rPr>
          <w:rPrChange w:id="129" w:author="keywin" w:date="2022-11-16T14:07:00Z">
            <w:rPr>
              <w:noProof/>
            </w:rPr>
          </w:rPrChange>
        </w:rPr>
        <w:drawing>
          <wp:inline distT="0" distB="0" distL="114300" distR="114300" wp14:anchorId="3C4DBB1E" wp14:editId="0D10384E">
            <wp:extent cx="5271135" cy="31432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0F1D" w14:textId="77777777" w:rsidR="00C5075E" w:rsidRPr="00033F67" w:rsidRDefault="00134E85" w:rsidP="00033F67">
      <w:pPr>
        <w:rPr>
          <w:rPrChange w:id="130" w:author="keywin" w:date="2022-11-16T14:07:00Z">
            <w:rPr/>
          </w:rPrChange>
        </w:rPr>
        <w:pPrChange w:id="131" w:author="keywin" w:date="2022-11-16T14:07:00Z">
          <w:pPr/>
        </w:pPrChange>
      </w:pPr>
      <w:r w:rsidRPr="00033F67">
        <w:rPr>
          <w:rFonts w:hint="eastAsia"/>
          <w:rPrChange w:id="132" w:author="keywin" w:date="2022-11-16T14:07:00Z">
            <w:rPr>
              <w:rFonts w:hint="eastAsia"/>
            </w:rPr>
          </w:rPrChange>
        </w:rPr>
        <w:t xml:space="preserve">6 </w:t>
      </w:r>
      <w:r w:rsidRPr="00033F67">
        <w:rPr>
          <w:rFonts w:hint="eastAsia"/>
          <w:rPrChange w:id="133" w:author="keywin" w:date="2022-11-16T14:07:00Z">
            <w:rPr>
              <w:rFonts w:hint="eastAsia"/>
            </w:rPr>
          </w:rPrChange>
        </w:rPr>
        <w:t>修改下载镜像的地址</w:t>
      </w:r>
      <w:r w:rsidRPr="00033F67">
        <w:rPr>
          <w:rFonts w:hint="eastAsia"/>
          <w:rPrChange w:id="134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135" w:author="keywin" w:date="2022-11-16T14:07:00Z">
            <w:rPr>
              <w:rFonts w:hint="eastAsia"/>
            </w:rPr>
          </w:rPrChange>
        </w:rPr>
        <w:t>下载镜像更快</w:t>
      </w:r>
      <w:r w:rsidRPr="00033F67">
        <w:rPr>
          <w:rFonts w:hint="eastAsia"/>
          <w:rPrChange w:id="136" w:author="keywin" w:date="2022-11-16T14:07:00Z">
            <w:rPr>
              <w:rFonts w:hint="eastAsia"/>
            </w:rPr>
          </w:rPrChange>
        </w:rPr>
        <w:t>)</w:t>
      </w:r>
    </w:p>
    <w:p w14:paraId="3F018874" w14:textId="77777777" w:rsidR="00C5075E" w:rsidRPr="00033F67" w:rsidRDefault="00C5075E" w:rsidP="00033F67">
      <w:pPr>
        <w:rPr>
          <w:rPrChange w:id="137" w:author="keywin" w:date="2022-11-16T14:07:00Z">
            <w:rPr/>
          </w:rPrChange>
        </w:rPr>
        <w:pPrChange w:id="138" w:author="keywin" w:date="2022-11-16T14:07:00Z">
          <w:pPr/>
        </w:pPrChange>
      </w:pPr>
    </w:p>
    <w:p w14:paraId="38DC9778" w14:textId="77777777" w:rsidR="00C5075E" w:rsidRPr="00033F67" w:rsidRDefault="00134E85" w:rsidP="00033F67">
      <w:pPr>
        <w:rPr>
          <w:rPrChange w:id="139" w:author="keywin" w:date="2022-11-16T14:07:00Z">
            <w:rPr/>
          </w:rPrChange>
        </w:rPr>
        <w:pPrChange w:id="140" w:author="keywin" w:date="2022-11-16T14:07:00Z">
          <w:pPr/>
        </w:pPrChange>
      </w:pPr>
      <w:r w:rsidRPr="00033F67">
        <w:rPr>
          <w:rFonts w:hint="eastAsia"/>
          <w:rPrChange w:id="141" w:author="keywin" w:date="2022-11-16T14:07:00Z">
            <w:rPr>
              <w:rFonts w:hint="eastAsia"/>
            </w:rPr>
          </w:rPrChange>
        </w:rPr>
        <w:t>vi /etc/docker/daemon.json</w:t>
      </w:r>
    </w:p>
    <w:p w14:paraId="01AB9B75" w14:textId="77777777" w:rsidR="00C5075E" w:rsidRPr="00033F67" w:rsidRDefault="00134E85" w:rsidP="00033F67">
      <w:pPr>
        <w:rPr>
          <w:rPrChange w:id="142" w:author="keywin" w:date="2022-11-16T14:07:00Z">
            <w:rPr/>
          </w:rPrChange>
        </w:rPr>
        <w:pPrChange w:id="143" w:author="keywin" w:date="2022-11-16T14:07:00Z">
          <w:pPr/>
        </w:pPrChange>
      </w:pPr>
      <w:r w:rsidRPr="00033F67">
        <w:rPr>
          <w:rFonts w:hint="eastAsia"/>
          <w:rPrChange w:id="144" w:author="keywin" w:date="2022-11-16T14:07:00Z">
            <w:rPr>
              <w:rFonts w:hint="eastAsia"/>
            </w:rPr>
          </w:rPrChange>
        </w:rPr>
        <w:t>将文件内容修改为如下内容</w:t>
      </w:r>
    </w:p>
    <w:p w14:paraId="2F778835" w14:textId="77777777" w:rsidR="00C5075E" w:rsidRPr="00033F67" w:rsidRDefault="00134E85" w:rsidP="00033F67">
      <w:pPr>
        <w:rPr>
          <w:rPrChange w:id="145" w:author="keywin" w:date="2022-11-16T14:07:00Z">
            <w:rPr/>
          </w:rPrChange>
        </w:rPr>
        <w:pPrChange w:id="146" w:author="keywin" w:date="2022-11-16T14:07:00Z">
          <w:pPr/>
        </w:pPrChange>
      </w:pPr>
      <w:r w:rsidRPr="00033F67">
        <w:rPr>
          <w:rPrChange w:id="147" w:author="keywin" w:date="2022-11-16T14:07:00Z">
            <w:rPr/>
          </w:rPrChange>
        </w:rPr>
        <w:lastRenderedPageBreak/>
        <w:t>{</w:t>
      </w:r>
    </w:p>
    <w:p w14:paraId="17B135A5" w14:textId="77777777" w:rsidR="00C5075E" w:rsidRPr="00033F67" w:rsidRDefault="00134E85" w:rsidP="00033F67">
      <w:pPr>
        <w:rPr>
          <w:rPrChange w:id="148" w:author="keywin" w:date="2022-11-16T14:07:00Z">
            <w:rPr/>
          </w:rPrChange>
        </w:rPr>
        <w:pPrChange w:id="149" w:author="keywin" w:date="2022-11-16T14:07:00Z">
          <w:pPr/>
        </w:pPrChange>
      </w:pPr>
      <w:r w:rsidRPr="00033F67">
        <w:rPr>
          <w:rPrChange w:id="150" w:author="keywin" w:date="2022-11-16T14:07:00Z">
            <w:rPr/>
          </w:rPrChange>
        </w:rPr>
        <w:t xml:space="preserve">  "registry-mirrors": [</w:t>
      </w:r>
    </w:p>
    <w:p w14:paraId="0463C400" w14:textId="77777777" w:rsidR="00C5075E" w:rsidRPr="00033F67" w:rsidRDefault="00134E85" w:rsidP="00033F67">
      <w:pPr>
        <w:rPr>
          <w:rPrChange w:id="151" w:author="keywin" w:date="2022-11-16T14:07:00Z">
            <w:rPr/>
          </w:rPrChange>
        </w:rPr>
        <w:pPrChange w:id="152" w:author="keywin" w:date="2022-11-16T14:07:00Z">
          <w:pPr/>
        </w:pPrChange>
      </w:pPr>
      <w:r w:rsidRPr="00033F67">
        <w:rPr>
          <w:rPrChange w:id="153" w:author="keywin" w:date="2022-11-16T14:07:00Z">
            <w:rPr/>
          </w:rPrChange>
        </w:rPr>
        <w:t xml:space="preserve">    "http://hub-mirror.c.163.com",</w:t>
      </w:r>
    </w:p>
    <w:p w14:paraId="0262EB4D" w14:textId="77777777" w:rsidR="00C5075E" w:rsidRPr="00033F67" w:rsidRDefault="00134E85" w:rsidP="00033F67">
      <w:pPr>
        <w:rPr>
          <w:rPrChange w:id="154" w:author="keywin" w:date="2022-11-16T14:07:00Z">
            <w:rPr/>
          </w:rPrChange>
        </w:rPr>
        <w:pPrChange w:id="155" w:author="keywin" w:date="2022-11-16T14:07:00Z">
          <w:pPr/>
        </w:pPrChange>
      </w:pPr>
      <w:r w:rsidRPr="00033F67">
        <w:rPr>
          <w:rPrChange w:id="156" w:author="keywin" w:date="2022-11-16T14:07:00Z">
            <w:rPr/>
          </w:rPrChange>
        </w:rPr>
        <w:t xml:space="preserve">    "https://docker.mirrors.ustc.edu.cn"</w:t>
      </w:r>
    </w:p>
    <w:p w14:paraId="27E99E66" w14:textId="77777777" w:rsidR="00C5075E" w:rsidRPr="00033F67" w:rsidRDefault="00134E85" w:rsidP="00033F67">
      <w:pPr>
        <w:rPr>
          <w:rPrChange w:id="157" w:author="keywin" w:date="2022-11-16T14:07:00Z">
            <w:rPr/>
          </w:rPrChange>
        </w:rPr>
        <w:pPrChange w:id="158" w:author="keywin" w:date="2022-11-16T14:07:00Z">
          <w:pPr/>
        </w:pPrChange>
      </w:pPr>
      <w:r w:rsidRPr="00033F67">
        <w:rPr>
          <w:rPrChange w:id="159" w:author="keywin" w:date="2022-11-16T14:07:00Z">
            <w:rPr/>
          </w:rPrChange>
        </w:rPr>
        <w:t xml:space="preserve">  ]</w:t>
      </w:r>
    </w:p>
    <w:p w14:paraId="486E7617" w14:textId="77777777" w:rsidR="00C5075E" w:rsidRPr="00033F67" w:rsidRDefault="00134E85" w:rsidP="00033F67">
      <w:pPr>
        <w:rPr>
          <w:rPrChange w:id="160" w:author="keywin" w:date="2022-11-16T14:07:00Z">
            <w:rPr/>
          </w:rPrChange>
        </w:rPr>
        <w:pPrChange w:id="161" w:author="keywin" w:date="2022-11-16T14:07:00Z">
          <w:pPr/>
        </w:pPrChange>
      </w:pPr>
      <w:r w:rsidRPr="00033F67">
        <w:rPr>
          <w:rPrChange w:id="162" w:author="keywin" w:date="2022-11-16T14:07:00Z">
            <w:rPr/>
          </w:rPrChange>
        </w:rPr>
        <w:t>}</w:t>
      </w:r>
    </w:p>
    <w:p w14:paraId="50B52254" w14:textId="77777777" w:rsidR="00C5075E" w:rsidRPr="00033F67" w:rsidRDefault="00134E85" w:rsidP="00033F67">
      <w:pPr>
        <w:rPr>
          <w:rPrChange w:id="163" w:author="keywin" w:date="2022-11-16T14:07:00Z">
            <w:rPr/>
          </w:rPrChange>
        </w:rPr>
        <w:pPrChange w:id="164" w:author="keywin" w:date="2022-11-16T14:07:00Z">
          <w:pPr/>
        </w:pPrChange>
      </w:pPr>
      <w:r w:rsidRPr="00033F67">
        <w:rPr>
          <w:rFonts w:hint="eastAsia"/>
          <w:rPrChange w:id="165" w:author="keywin" w:date="2022-11-16T14:07:00Z">
            <w:rPr>
              <w:rFonts w:hint="eastAsia"/>
            </w:rPr>
          </w:rPrChange>
        </w:rPr>
        <w:t>如果</w:t>
      </w:r>
      <w:r w:rsidRPr="00033F67">
        <w:rPr>
          <w:rFonts w:hint="eastAsia"/>
          <w:rPrChange w:id="166" w:author="keywin" w:date="2022-11-16T14:07:00Z">
            <w:rPr>
              <w:rFonts w:hint="eastAsia"/>
            </w:rPr>
          </w:rPrChange>
        </w:rPr>
        <w:t xml:space="preserve"> docker/daemon.json </w:t>
      </w:r>
      <w:r w:rsidRPr="00033F67">
        <w:rPr>
          <w:rFonts w:hint="eastAsia"/>
          <w:rPrChange w:id="167" w:author="keywin" w:date="2022-11-16T14:07:00Z">
            <w:rPr>
              <w:rFonts w:hint="eastAsia"/>
            </w:rPr>
          </w:rPrChange>
        </w:rPr>
        <w:t>不存在则创建</w:t>
      </w:r>
      <w:r w:rsidRPr="00033F67">
        <w:rPr>
          <w:rFonts w:hint="eastAsia"/>
          <w:rPrChange w:id="168" w:author="keywin" w:date="2022-11-16T14:07:00Z">
            <w:rPr>
              <w:rFonts w:hint="eastAsia"/>
            </w:rPr>
          </w:rPrChange>
        </w:rPr>
        <w:t xml:space="preserve">docker </w:t>
      </w:r>
      <w:r w:rsidRPr="00033F67">
        <w:rPr>
          <w:rFonts w:hint="eastAsia"/>
          <w:rPrChange w:id="169" w:author="keywin" w:date="2022-11-16T14:07:00Z">
            <w:rPr>
              <w:rFonts w:hint="eastAsia"/>
            </w:rPr>
          </w:rPrChange>
        </w:rPr>
        <w:t>目录</w:t>
      </w:r>
      <w:r w:rsidRPr="00033F67">
        <w:rPr>
          <w:rFonts w:hint="eastAsia"/>
          <w:rPrChange w:id="170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71" w:author="keywin" w:date="2022-11-16T14:07:00Z">
            <w:rPr>
              <w:rFonts w:hint="eastAsia"/>
            </w:rPr>
          </w:rPrChange>
        </w:rPr>
        <w:t>和创建文件</w:t>
      </w:r>
      <w:r w:rsidRPr="00033F67">
        <w:rPr>
          <w:rFonts w:hint="eastAsia"/>
          <w:rPrChange w:id="172" w:author="keywin" w:date="2022-11-16T14:07:00Z">
            <w:rPr>
              <w:rFonts w:hint="eastAsia"/>
            </w:rPr>
          </w:rPrChange>
        </w:rPr>
        <w:t>daemon.json</w:t>
      </w:r>
    </w:p>
    <w:p w14:paraId="4FF2BF6A" w14:textId="77777777" w:rsidR="00C5075E" w:rsidRPr="00033F67" w:rsidRDefault="00134E85" w:rsidP="00033F67">
      <w:pPr>
        <w:rPr>
          <w:rPrChange w:id="173" w:author="keywin" w:date="2022-11-16T14:07:00Z">
            <w:rPr/>
          </w:rPrChange>
        </w:rPr>
        <w:pPrChange w:id="174" w:author="keywin" w:date="2022-11-16T14:07:00Z">
          <w:pPr/>
        </w:pPrChange>
      </w:pPr>
      <w:r w:rsidRPr="00033F67">
        <w:rPr>
          <w:rFonts w:hint="eastAsia"/>
          <w:rPrChange w:id="175" w:author="keywin" w:date="2022-11-16T14:07:00Z">
            <w:rPr>
              <w:rFonts w:hint="eastAsia"/>
            </w:rPr>
          </w:rPrChange>
        </w:rPr>
        <w:t>cd /etc</w:t>
      </w:r>
    </w:p>
    <w:p w14:paraId="2EA6299D" w14:textId="77777777" w:rsidR="00C5075E" w:rsidRPr="00033F67" w:rsidRDefault="00134E85" w:rsidP="00033F67">
      <w:pPr>
        <w:rPr>
          <w:rPrChange w:id="176" w:author="keywin" w:date="2022-11-16T14:07:00Z">
            <w:rPr/>
          </w:rPrChange>
        </w:rPr>
        <w:pPrChange w:id="177" w:author="keywin" w:date="2022-11-16T14:07:00Z">
          <w:pPr/>
        </w:pPrChange>
      </w:pPr>
      <w:r w:rsidRPr="00033F67">
        <w:rPr>
          <w:rFonts w:hint="eastAsia"/>
          <w:rPrChange w:id="178" w:author="keywin" w:date="2022-11-16T14:07:00Z">
            <w:rPr>
              <w:rFonts w:hint="eastAsia"/>
            </w:rPr>
          </w:rPrChange>
        </w:rPr>
        <w:t xml:space="preserve">mkdir docker </w:t>
      </w:r>
    </w:p>
    <w:p w14:paraId="37973949" w14:textId="77777777" w:rsidR="00C5075E" w:rsidRPr="00033F67" w:rsidRDefault="00134E85" w:rsidP="00033F67">
      <w:pPr>
        <w:rPr>
          <w:rPrChange w:id="179" w:author="keywin" w:date="2022-11-16T14:07:00Z">
            <w:rPr/>
          </w:rPrChange>
        </w:rPr>
        <w:pPrChange w:id="180" w:author="keywin" w:date="2022-11-16T14:07:00Z">
          <w:pPr/>
        </w:pPrChange>
      </w:pPr>
      <w:r w:rsidRPr="00033F67">
        <w:rPr>
          <w:rFonts w:hint="eastAsia"/>
          <w:rPrChange w:id="181" w:author="keywin" w:date="2022-11-16T14:07:00Z">
            <w:rPr>
              <w:rFonts w:hint="eastAsia"/>
            </w:rPr>
          </w:rPrChange>
        </w:rPr>
        <w:t>touch daemon.json</w:t>
      </w:r>
    </w:p>
    <w:p w14:paraId="3F7D89C6" w14:textId="77777777" w:rsidR="00C5075E" w:rsidRPr="00033F67" w:rsidRDefault="00C5075E" w:rsidP="00033F67">
      <w:pPr>
        <w:rPr>
          <w:rPrChange w:id="182" w:author="keywin" w:date="2022-11-16T14:07:00Z">
            <w:rPr/>
          </w:rPrChange>
        </w:rPr>
        <w:pPrChange w:id="183" w:author="keywin" w:date="2022-11-16T14:07:00Z">
          <w:pPr/>
        </w:pPrChange>
      </w:pPr>
    </w:p>
    <w:p w14:paraId="4E1B4C1E" w14:textId="77777777" w:rsidR="00C5075E" w:rsidRPr="00033F67" w:rsidRDefault="00134E85" w:rsidP="00033F67">
      <w:pPr>
        <w:rPr>
          <w:rPrChange w:id="184" w:author="keywin" w:date="2022-11-16T14:07:00Z">
            <w:rPr/>
          </w:rPrChange>
        </w:rPr>
        <w:pPrChange w:id="185" w:author="keywin" w:date="2022-11-16T14:07:00Z">
          <w:pPr/>
        </w:pPrChange>
      </w:pPr>
      <w:r w:rsidRPr="00033F67">
        <w:rPr>
          <w:rFonts w:hint="eastAsia"/>
          <w:rPrChange w:id="186" w:author="keywin" w:date="2022-11-16T14:07:00Z">
            <w:rPr>
              <w:rFonts w:hint="eastAsia"/>
            </w:rPr>
          </w:rPrChange>
        </w:rPr>
        <w:t xml:space="preserve">Docker </w:t>
      </w:r>
      <w:r w:rsidRPr="00033F67">
        <w:rPr>
          <w:rFonts w:hint="eastAsia"/>
          <w:rPrChange w:id="187" w:author="keywin" w:date="2022-11-16T14:07:00Z">
            <w:rPr>
              <w:rFonts w:hint="eastAsia"/>
            </w:rPr>
          </w:rPrChange>
        </w:rPr>
        <w:t>常用命令</w:t>
      </w:r>
    </w:p>
    <w:p w14:paraId="0843F6EA" w14:textId="77777777" w:rsidR="00C5075E" w:rsidRPr="00033F67" w:rsidRDefault="00134E85" w:rsidP="00033F67">
      <w:pPr>
        <w:rPr>
          <w:rPrChange w:id="188" w:author="keywin" w:date="2022-11-16T14:07:00Z">
            <w:rPr/>
          </w:rPrChange>
        </w:rPr>
        <w:pPrChange w:id="189" w:author="keywin" w:date="2022-11-16T14:07:00Z">
          <w:pPr/>
        </w:pPrChange>
      </w:pPr>
      <w:r w:rsidRPr="00033F67">
        <w:rPr>
          <w:rFonts w:hint="eastAsia"/>
          <w:rPrChange w:id="190" w:author="keywin" w:date="2022-11-16T14:07:00Z">
            <w:rPr>
              <w:rFonts w:hint="eastAsia"/>
            </w:rPr>
          </w:rPrChange>
        </w:rPr>
        <w:t>启动</w:t>
      </w:r>
      <w:r w:rsidRPr="00033F67">
        <w:rPr>
          <w:rFonts w:hint="eastAsia"/>
          <w:rPrChange w:id="191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92" w:author="keywin" w:date="2022-11-16T14:07:00Z">
            <w:rPr>
              <w:rFonts w:hint="eastAsia"/>
            </w:rPr>
          </w:rPrChange>
        </w:rPr>
        <w:t>：</w:t>
      </w:r>
      <w:r w:rsidRPr="00033F67">
        <w:rPr>
          <w:rFonts w:hint="eastAsia"/>
          <w:rPrChange w:id="193" w:author="keywin" w:date="2022-11-16T14:07:00Z">
            <w:rPr>
              <w:rFonts w:hint="eastAsia"/>
            </w:rPr>
          </w:rPrChange>
        </w:rPr>
        <w:t>systemctl start docker</w:t>
      </w:r>
    </w:p>
    <w:p w14:paraId="32642495" w14:textId="77777777" w:rsidR="00C5075E" w:rsidRPr="00033F67" w:rsidRDefault="00134E85" w:rsidP="00033F67">
      <w:pPr>
        <w:rPr>
          <w:rPrChange w:id="194" w:author="keywin" w:date="2022-11-16T14:07:00Z">
            <w:rPr/>
          </w:rPrChange>
        </w:rPr>
        <w:pPrChange w:id="195" w:author="keywin" w:date="2022-11-16T14:07:00Z">
          <w:pPr/>
        </w:pPrChange>
      </w:pPr>
      <w:r w:rsidRPr="00033F67">
        <w:rPr>
          <w:rFonts w:hint="eastAsia"/>
          <w:rPrChange w:id="196" w:author="keywin" w:date="2022-11-16T14:07:00Z">
            <w:rPr>
              <w:rFonts w:hint="eastAsia"/>
            </w:rPr>
          </w:rPrChange>
        </w:rPr>
        <w:t>关闭</w:t>
      </w:r>
      <w:r w:rsidRPr="00033F67">
        <w:rPr>
          <w:rFonts w:hint="eastAsia"/>
          <w:rPrChange w:id="197" w:author="keywin" w:date="2022-11-16T14:07:00Z">
            <w:rPr>
              <w:rFonts w:hint="eastAsia"/>
            </w:rPr>
          </w:rPrChange>
        </w:rPr>
        <w:t>:  systemctl stop docker</w:t>
      </w:r>
    </w:p>
    <w:p w14:paraId="46DC3D19" w14:textId="77777777" w:rsidR="00C5075E" w:rsidRPr="00033F67" w:rsidRDefault="00134E85" w:rsidP="00033F67">
      <w:pPr>
        <w:rPr>
          <w:rPrChange w:id="198" w:author="keywin" w:date="2022-11-16T14:07:00Z">
            <w:rPr/>
          </w:rPrChange>
        </w:rPr>
        <w:pPrChange w:id="199" w:author="keywin" w:date="2022-11-16T14:07:00Z">
          <w:pPr/>
        </w:pPrChange>
      </w:pPr>
      <w:r w:rsidRPr="00033F67">
        <w:rPr>
          <w:rFonts w:hint="eastAsia"/>
          <w:rPrChange w:id="200" w:author="keywin" w:date="2022-11-16T14:07:00Z">
            <w:rPr>
              <w:rFonts w:hint="eastAsia"/>
            </w:rPr>
          </w:rPrChange>
        </w:rPr>
        <w:t>查看状态：</w:t>
      </w:r>
      <w:r w:rsidRPr="00033F67">
        <w:rPr>
          <w:rFonts w:hint="eastAsia"/>
          <w:rPrChange w:id="201" w:author="keywin" w:date="2022-11-16T14:07:00Z">
            <w:rPr>
              <w:rFonts w:hint="eastAsia"/>
            </w:rPr>
          </w:rPrChange>
        </w:rPr>
        <w:t>systemctl status docker</w:t>
      </w:r>
    </w:p>
    <w:p w14:paraId="0A20C12D" w14:textId="77777777" w:rsidR="00C5075E" w:rsidRPr="00033F67" w:rsidRDefault="00134E85" w:rsidP="00033F67">
      <w:pPr>
        <w:rPr>
          <w:rPrChange w:id="202" w:author="keywin" w:date="2022-11-16T14:07:00Z">
            <w:rPr/>
          </w:rPrChange>
        </w:rPr>
        <w:pPrChange w:id="203" w:author="keywin" w:date="2022-11-16T14:07:00Z">
          <w:pPr/>
        </w:pPrChange>
      </w:pPr>
      <w:r w:rsidRPr="00033F67">
        <w:rPr>
          <w:rFonts w:hint="eastAsia"/>
          <w:rPrChange w:id="204" w:author="keywin" w:date="2022-11-16T14:07:00Z">
            <w:rPr>
              <w:rFonts w:hint="eastAsia"/>
            </w:rPr>
          </w:rPrChange>
        </w:rPr>
        <w:t>查看所有已经启动的仓库：</w:t>
      </w:r>
      <w:r w:rsidRPr="00033F67">
        <w:rPr>
          <w:rFonts w:hint="eastAsia"/>
          <w:rPrChange w:id="205" w:author="keywin" w:date="2022-11-16T14:07:00Z">
            <w:rPr>
              <w:rFonts w:hint="eastAsia"/>
            </w:rPr>
          </w:rPrChange>
        </w:rPr>
        <w:t>docker ps</w:t>
      </w:r>
    </w:p>
    <w:p w14:paraId="259F8DB4" w14:textId="77777777" w:rsidR="00C5075E" w:rsidRPr="00033F67" w:rsidRDefault="00134E85" w:rsidP="00033F67">
      <w:pPr>
        <w:rPr>
          <w:rPrChange w:id="206" w:author="keywin" w:date="2022-11-16T14:07:00Z">
            <w:rPr/>
          </w:rPrChange>
        </w:rPr>
        <w:pPrChange w:id="207" w:author="keywin" w:date="2022-11-16T14:07:00Z">
          <w:pPr/>
        </w:pPrChange>
      </w:pPr>
      <w:r w:rsidRPr="00033F67">
        <w:rPr>
          <w:rFonts w:hint="eastAsia"/>
          <w:rPrChange w:id="208" w:author="keywin" w:date="2022-11-16T14:07:00Z">
            <w:rPr>
              <w:rFonts w:hint="eastAsia"/>
            </w:rPr>
          </w:rPrChange>
        </w:rPr>
        <w:t>查看所有的仓库</w:t>
      </w:r>
      <w:r w:rsidRPr="00033F67">
        <w:rPr>
          <w:rFonts w:hint="eastAsia"/>
          <w:rPrChange w:id="209" w:author="keywin" w:date="2022-11-16T14:07:00Z">
            <w:rPr>
              <w:rFonts w:hint="eastAsia"/>
            </w:rPr>
          </w:rPrChange>
        </w:rPr>
        <w:t xml:space="preserve"> docker ps -a</w:t>
      </w:r>
    </w:p>
    <w:p w14:paraId="750BE843" w14:textId="213E473B" w:rsidR="00C5075E" w:rsidRPr="00033F67" w:rsidRDefault="00134E85" w:rsidP="00033F67">
      <w:pPr>
        <w:rPr>
          <w:ins w:id="210" w:author="keywin" w:date="2022-11-08T16:43:00Z"/>
          <w:rPrChange w:id="211" w:author="keywin" w:date="2022-11-16T14:07:00Z">
            <w:rPr>
              <w:ins w:id="212" w:author="keywin" w:date="2022-11-08T16:43:00Z"/>
            </w:rPr>
          </w:rPrChange>
        </w:rPr>
        <w:pPrChange w:id="213" w:author="keywin" w:date="2022-11-16T14:07:00Z">
          <w:pPr/>
        </w:pPrChange>
      </w:pPr>
      <w:r w:rsidRPr="00033F67">
        <w:rPr>
          <w:rFonts w:hint="eastAsia"/>
          <w:rPrChange w:id="214" w:author="keywin" w:date="2022-11-16T14:07:00Z">
            <w:rPr>
              <w:rFonts w:hint="eastAsia"/>
            </w:rPr>
          </w:rPrChange>
        </w:rPr>
        <w:t xml:space="preserve">docker images </w:t>
      </w:r>
    </w:p>
    <w:p w14:paraId="6D3F5AB4" w14:textId="15A7E5C1" w:rsidR="009E1751" w:rsidRPr="00033F67" w:rsidRDefault="009E1751" w:rsidP="00033F67">
      <w:pPr>
        <w:rPr>
          <w:ins w:id="215" w:author="keywin" w:date="2022-11-08T16:44:00Z"/>
          <w:rPrChange w:id="216" w:author="keywin" w:date="2022-11-16T14:07:00Z">
            <w:rPr>
              <w:ins w:id="217" w:author="keywin" w:date="2022-11-08T16:44:00Z"/>
            </w:rPr>
          </w:rPrChange>
        </w:rPr>
        <w:pPrChange w:id="218" w:author="keywin" w:date="2022-11-16T14:07:00Z">
          <w:pPr/>
        </w:pPrChange>
      </w:pPr>
    </w:p>
    <w:p w14:paraId="6525D9E1" w14:textId="5F7FFE6C" w:rsidR="00DA0546" w:rsidRPr="00033F67" w:rsidRDefault="00DA0546" w:rsidP="00033F67">
      <w:pPr>
        <w:rPr>
          <w:ins w:id="219" w:author="keywin" w:date="2022-11-08T16:43:00Z"/>
          <w:rPrChange w:id="220" w:author="keywin" w:date="2022-11-16T14:07:00Z">
            <w:rPr>
              <w:ins w:id="221" w:author="keywin" w:date="2022-11-08T16:43:00Z"/>
            </w:rPr>
          </w:rPrChange>
        </w:rPr>
        <w:pPrChange w:id="222" w:author="keywin" w:date="2022-11-16T14:07:00Z">
          <w:pPr/>
        </w:pPrChange>
      </w:pPr>
      <w:ins w:id="223" w:author="keywin" w:date="2022-11-08T16:44:00Z">
        <w:r w:rsidRPr="00033F67">
          <w:rPr>
            <w:rFonts w:hint="eastAsia"/>
            <w:rPrChange w:id="224" w:author="keywin" w:date="2022-11-16T14:07:00Z">
              <w:rPr>
                <w:rFonts w:hint="eastAsia"/>
              </w:rPr>
            </w:rPrChange>
          </w:rPr>
          <w:t>删除</w:t>
        </w:r>
        <w:r w:rsidRPr="00033F67">
          <w:rPr>
            <w:rFonts w:hint="eastAsia"/>
            <w:rPrChange w:id="225" w:author="keywin" w:date="2022-11-16T14:07:00Z">
              <w:rPr>
                <w:rFonts w:hint="eastAsia"/>
              </w:rPr>
            </w:rPrChange>
          </w:rPr>
          <w:t>docker</w:t>
        </w:r>
        <w:r w:rsidRPr="00033F67">
          <w:rPr>
            <w:rFonts w:hint="eastAsia"/>
            <w:rPrChange w:id="226" w:author="keywin" w:date="2022-11-16T14:07:00Z">
              <w:rPr>
                <w:rFonts w:hint="eastAsia"/>
              </w:rPr>
            </w:rPrChange>
          </w:rPr>
          <w:t>镜像</w:t>
        </w:r>
      </w:ins>
    </w:p>
    <w:p w14:paraId="26254570" w14:textId="77777777" w:rsidR="009E1751" w:rsidRPr="00033F67" w:rsidRDefault="009E1751" w:rsidP="00033F67">
      <w:pPr>
        <w:rPr>
          <w:ins w:id="227" w:author="keywin" w:date="2022-11-08T16:43:00Z"/>
          <w:rPrChange w:id="228" w:author="keywin" w:date="2022-11-16T14:07:00Z">
            <w:rPr>
              <w:ins w:id="229" w:author="keywin" w:date="2022-11-08T16:43:00Z"/>
            </w:rPr>
          </w:rPrChange>
        </w:rPr>
        <w:pPrChange w:id="230" w:author="keywin" w:date="2022-11-16T14:07:00Z">
          <w:pPr/>
        </w:pPrChange>
      </w:pPr>
      <w:ins w:id="231" w:author="keywin" w:date="2022-11-08T16:43:00Z">
        <w:r w:rsidRPr="00033F67">
          <w:rPr>
            <w:rPrChange w:id="232" w:author="keywin" w:date="2022-11-16T14:07:00Z">
              <w:rPr/>
            </w:rPrChange>
          </w:rPr>
          <w:t>docker stop $(docker ps -aq)</w:t>
        </w:r>
      </w:ins>
    </w:p>
    <w:p w14:paraId="7EE5AE6E" w14:textId="77777777" w:rsidR="009E1751" w:rsidRPr="00033F67" w:rsidRDefault="009E1751" w:rsidP="00033F67">
      <w:pPr>
        <w:rPr>
          <w:ins w:id="233" w:author="keywin" w:date="2022-11-08T16:43:00Z"/>
          <w:rPrChange w:id="234" w:author="keywin" w:date="2022-11-16T14:07:00Z">
            <w:rPr>
              <w:ins w:id="235" w:author="keywin" w:date="2022-11-08T16:43:00Z"/>
            </w:rPr>
          </w:rPrChange>
        </w:rPr>
        <w:pPrChange w:id="236" w:author="keywin" w:date="2022-11-16T14:07:00Z">
          <w:pPr/>
        </w:pPrChange>
      </w:pPr>
      <w:ins w:id="237" w:author="keywin" w:date="2022-11-08T16:43:00Z">
        <w:r w:rsidRPr="00033F67">
          <w:rPr>
            <w:rPrChange w:id="238" w:author="keywin" w:date="2022-11-16T14:07:00Z">
              <w:rPr/>
            </w:rPrChange>
          </w:rPr>
          <w:t>docker system prune -f</w:t>
        </w:r>
      </w:ins>
    </w:p>
    <w:p w14:paraId="4C61A803" w14:textId="77777777" w:rsidR="009E1751" w:rsidRPr="00033F67" w:rsidRDefault="009E1751" w:rsidP="00033F67">
      <w:pPr>
        <w:rPr>
          <w:ins w:id="239" w:author="keywin" w:date="2022-11-08T16:43:00Z"/>
          <w:rPrChange w:id="240" w:author="keywin" w:date="2022-11-16T14:07:00Z">
            <w:rPr>
              <w:ins w:id="241" w:author="keywin" w:date="2022-11-08T16:43:00Z"/>
            </w:rPr>
          </w:rPrChange>
        </w:rPr>
        <w:pPrChange w:id="242" w:author="keywin" w:date="2022-11-16T14:07:00Z">
          <w:pPr/>
        </w:pPrChange>
      </w:pPr>
      <w:ins w:id="243" w:author="keywin" w:date="2022-11-08T16:43:00Z">
        <w:r w:rsidRPr="00033F67">
          <w:rPr>
            <w:rPrChange w:id="244" w:author="keywin" w:date="2022-11-16T14:07:00Z">
              <w:rPr/>
            </w:rPrChange>
          </w:rPr>
          <w:t>docker volume rm $(docker volume ls -q)</w:t>
        </w:r>
      </w:ins>
    </w:p>
    <w:p w14:paraId="5977487D" w14:textId="77777777" w:rsidR="009E1751" w:rsidRPr="00033F67" w:rsidRDefault="009E1751" w:rsidP="00033F67">
      <w:pPr>
        <w:rPr>
          <w:ins w:id="245" w:author="keywin" w:date="2022-11-08T16:43:00Z"/>
          <w:rPrChange w:id="246" w:author="keywin" w:date="2022-11-16T14:07:00Z">
            <w:rPr>
              <w:ins w:id="247" w:author="keywin" w:date="2022-11-08T16:43:00Z"/>
            </w:rPr>
          </w:rPrChange>
        </w:rPr>
        <w:pPrChange w:id="248" w:author="keywin" w:date="2022-11-16T14:07:00Z">
          <w:pPr/>
        </w:pPrChange>
      </w:pPr>
      <w:ins w:id="249" w:author="keywin" w:date="2022-11-08T16:43:00Z">
        <w:r w:rsidRPr="00033F67">
          <w:rPr>
            <w:rPrChange w:id="250" w:author="keywin" w:date="2022-11-16T14:07:00Z">
              <w:rPr/>
            </w:rPrChange>
          </w:rPr>
          <w:t>docker image rm $(docker image ls -q)</w:t>
        </w:r>
      </w:ins>
    </w:p>
    <w:p w14:paraId="5024D59A" w14:textId="77777777" w:rsidR="009E1751" w:rsidRPr="00033F67" w:rsidRDefault="009E1751" w:rsidP="00033F67">
      <w:pPr>
        <w:rPr>
          <w:ins w:id="251" w:author="keywin" w:date="2022-11-08T16:43:00Z"/>
          <w:rPrChange w:id="252" w:author="keywin" w:date="2022-11-16T14:07:00Z">
            <w:rPr>
              <w:ins w:id="253" w:author="keywin" w:date="2022-11-08T16:43:00Z"/>
            </w:rPr>
          </w:rPrChange>
        </w:rPr>
        <w:pPrChange w:id="254" w:author="keywin" w:date="2022-11-16T14:07:00Z">
          <w:pPr/>
        </w:pPrChange>
      </w:pPr>
      <w:ins w:id="255" w:author="keywin" w:date="2022-11-08T16:43:00Z">
        <w:r w:rsidRPr="00033F67">
          <w:rPr>
            <w:rPrChange w:id="256" w:author="keywin" w:date="2022-11-16T14:07:00Z">
              <w:rPr/>
            </w:rPrChange>
          </w:rPr>
          <w:t>rm -rf /etc/ceph \</w:t>
        </w:r>
      </w:ins>
    </w:p>
    <w:p w14:paraId="302347E4" w14:textId="77777777" w:rsidR="009E1751" w:rsidRPr="00033F67" w:rsidRDefault="009E1751" w:rsidP="00033F67">
      <w:pPr>
        <w:rPr>
          <w:ins w:id="257" w:author="keywin" w:date="2022-11-08T16:43:00Z"/>
          <w:rPrChange w:id="258" w:author="keywin" w:date="2022-11-16T14:07:00Z">
            <w:rPr>
              <w:ins w:id="259" w:author="keywin" w:date="2022-11-08T16:43:00Z"/>
            </w:rPr>
          </w:rPrChange>
        </w:rPr>
        <w:pPrChange w:id="260" w:author="keywin" w:date="2022-11-16T14:07:00Z">
          <w:pPr/>
        </w:pPrChange>
      </w:pPr>
      <w:ins w:id="261" w:author="keywin" w:date="2022-11-08T16:43:00Z">
        <w:r w:rsidRPr="00033F67">
          <w:rPr>
            <w:rPrChange w:id="262" w:author="keywin" w:date="2022-11-16T14:07:00Z">
              <w:rPr/>
            </w:rPrChange>
          </w:rPr>
          <w:t xml:space="preserve">       /etc/cni \</w:t>
        </w:r>
      </w:ins>
    </w:p>
    <w:p w14:paraId="5489D297" w14:textId="77777777" w:rsidR="009E1751" w:rsidRPr="00033F67" w:rsidRDefault="009E1751" w:rsidP="00033F67">
      <w:pPr>
        <w:rPr>
          <w:ins w:id="263" w:author="keywin" w:date="2022-11-08T16:43:00Z"/>
          <w:rPrChange w:id="264" w:author="keywin" w:date="2022-11-16T14:07:00Z">
            <w:rPr>
              <w:ins w:id="265" w:author="keywin" w:date="2022-11-08T16:43:00Z"/>
            </w:rPr>
          </w:rPrChange>
        </w:rPr>
        <w:pPrChange w:id="266" w:author="keywin" w:date="2022-11-16T14:07:00Z">
          <w:pPr/>
        </w:pPrChange>
      </w:pPr>
      <w:ins w:id="267" w:author="keywin" w:date="2022-11-08T16:43:00Z">
        <w:r w:rsidRPr="00033F67">
          <w:rPr>
            <w:rPrChange w:id="268" w:author="keywin" w:date="2022-11-16T14:07:00Z">
              <w:rPr/>
            </w:rPrChange>
          </w:rPr>
          <w:t xml:space="preserve">       /etc/kubernetes \</w:t>
        </w:r>
      </w:ins>
    </w:p>
    <w:p w14:paraId="4660BFC0" w14:textId="77777777" w:rsidR="009E1751" w:rsidRPr="00033F67" w:rsidRDefault="009E1751" w:rsidP="00033F67">
      <w:pPr>
        <w:rPr>
          <w:ins w:id="269" w:author="keywin" w:date="2022-11-08T16:43:00Z"/>
          <w:rPrChange w:id="270" w:author="keywin" w:date="2022-11-16T14:07:00Z">
            <w:rPr>
              <w:ins w:id="271" w:author="keywin" w:date="2022-11-08T16:43:00Z"/>
            </w:rPr>
          </w:rPrChange>
        </w:rPr>
        <w:pPrChange w:id="272" w:author="keywin" w:date="2022-11-16T14:07:00Z">
          <w:pPr/>
        </w:pPrChange>
      </w:pPr>
      <w:ins w:id="273" w:author="keywin" w:date="2022-11-08T16:43:00Z">
        <w:r w:rsidRPr="00033F67">
          <w:rPr>
            <w:rPrChange w:id="274" w:author="keywin" w:date="2022-11-16T14:07:00Z">
              <w:rPr/>
            </w:rPrChange>
          </w:rPr>
          <w:t xml:space="preserve">       /opt/cni \</w:t>
        </w:r>
      </w:ins>
    </w:p>
    <w:p w14:paraId="08A8FAE0" w14:textId="77777777" w:rsidR="009E1751" w:rsidRPr="00033F67" w:rsidRDefault="009E1751" w:rsidP="00033F67">
      <w:pPr>
        <w:rPr>
          <w:ins w:id="275" w:author="keywin" w:date="2022-11-08T16:43:00Z"/>
          <w:rPrChange w:id="276" w:author="keywin" w:date="2022-11-16T14:07:00Z">
            <w:rPr>
              <w:ins w:id="277" w:author="keywin" w:date="2022-11-08T16:43:00Z"/>
            </w:rPr>
          </w:rPrChange>
        </w:rPr>
        <w:pPrChange w:id="278" w:author="keywin" w:date="2022-11-16T14:07:00Z">
          <w:pPr/>
        </w:pPrChange>
      </w:pPr>
      <w:ins w:id="279" w:author="keywin" w:date="2022-11-08T16:43:00Z">
        <w:r w:rsidRPr="00033F67">
          <w:rPr>
            <w:rPrChange w:id="280" w:author="keywin" w:date="2022-11-16T14:07:00Z">
              <w:rPr/>
            </w:rPrChange>
          </w:rPr>
          <w:t xml:space="preserve">       /opt/rke \</w:t>
        </w:r>
      </w:ins>
    </w:p>
    <w:p w14:paraId="55AD19D9" w14:textId="77777777" w:rsidR="009E1751" w:rsidRPr="00033F67" w:rsidRDefault="009E1751" w:rsidP="00033F67">
      <w:pPr>
        <w:rPr>
          <w:ins w:id="281" w:author="keywin" w:date="2022-11-08T16:43:00Z"/>
          <w:rPrChange w:id="282" w:author="keywin" w:date="2022-11-16T14:07:00Z">
            <w:rPr>
              <w:ins w:id="283" w:author="keywin" w:date="2022-11-08T16:43:00Z"/>
            </w:rPr>
          </w:rPrChange>
        </w:rPr>
        <w:pPrChange w:id="284" w:author="keywin" w:date="2022-11-16T14:07:00Z">
          <w:pPr/>
        </w:pPrChange>
      </w:pPr>
      <w:ins w:id="285" w:author="keywin" w:date="2022-11-08T16:43:00Z">
        <w:r w:rsidRPr="00033F67">
          <w:rPr>
            <w:rPrChange w:id="286" w:author="keywin" w:date="2022-11-16T14:07:00Z">
              <w:rPr/>
            </w:rPrChange>
          </w:rPr>
          <w:t xml:space="preserve">       /run/secrets/kubernetes.io \</w:t>
        </w:r>
      </w:ins>
    </w:p>
    <w:p w14:paraId="6CC575B1" w14:textId="77777777" w:rsidR="009E1751" w:rsidRPr="00033F67" w:rsidRDefault="009E1751" w:rsidP="00033F67">
      <w:pPr>
        <w:rPr>
          <w:ins w:id="287" w:author="keywin" w:date="2022-11-08T16:43:00Z"/>
          <w:rPrChange w:id="288" w:author="keywin" w:date="2022-11-16T14:07:00Z">
            <w:rPr>
              <w:ins w:id="289" w:author="keywin" w:date="2022-11-08T16:43:00Z"/>
            </w:rPr>
          </w:rPrChange>
        </w:rPr>
        <w:pPrChange w:id="290" w:author="keywin" w:date="2022-11-16T14:07:00Z">
          <w:pPr/>
        </w:pPrChange>
      </w:pPr>
      <w:ins w:id="291" w:author="keywin" w:date="2022-11-08T16:43:00Z">
        <w:r w:rsidRPr="00033F67">
          <w:rPr>
            <w:rPrChange w:id="292" w:author="keywin" w:date="2022-11-16T14:07:00Z">
              <w:rPr/>
            </w:rPrChange>
          </w:rPr>
          <w:t xml:space="preserve">       /run/calico \</w:t>
        </w:r>
      </w:ins>
    </w:p>
    <w:p w14:paraId="6E40FBA9" w14:textId="77777777" w:rsidR="009E1751" w:rsidRPr="00033F67" w:rsidRDefault="009E1751" w:rsidP="00033F67">
      <w:pPr>
        <w:rPr>
          <w:ins w:id="293" w:author="keywin" w:date="2022-11-08T16:43:00Z"/>
          <w:rPrChange w:id="294" w:author="keywin" w:date="2022-11-16T14:07:00Z">
            <w:rPr>
              <w:ins w:id="295" w:author="keywin" w:date="2022-11-08T16:43:00Z"/>
            </w:rPr>
          </w:rPrChange>
        </w:rPr>
        <w:pPrChange w:id="296" w:author="keywin" w:date="2022-11-16T14:07:00Z">
          <w:pPr/>
        </w:pPrChange>
      </w:pPr>
      <w:ins w:id="297" w:author="keywin" w:date="2022-11-08T16:43:00Z">
        <w:r w:rsidRPr="00033F67">
          <w:rPr>
            <w:rPrChange w:id="298" w:author="keywin" w:date="2022-11-16T14:07:00Z">
              <w:rPr/>
            </w:rPrChange>
          </w:rPr>
          <w:t xml:space="preserve">       /run/flannel \</w:t>
        </w:r>
      </w:ins>
    </w:p>
    <w:p w14:paraId="4E03860B" w14:textId="77777777" w:rsidR="009E1751" w:rsidRPr="00033F67" w:rsidRDefault="009E1751" w:rsidP="00033F67">
      <w:pPr>
        <w:rPr>
          <w:ins w:id="299" w:author="keywin" w:date="2022-11-08T16:43:00Z"/>
          <w:rPrChange w:id="300" w:author="keywin" w:date="2022-11-16T14:07:00Z">
            <w:rPr>
              <w:ins w:id="301" w:author="keywin" w:date="2022-11-08T16:43:00Z"/>
            </w:rPr>
          </w:rPrChange>
        </w:rPr>
        <w:pPrChange w:id="302" w:author="keywin" w:date="2022-11-16T14:07:00Z">
          <w:pPr/>
        </w:pPrChange>
      </w:pPr>
      <w:ins w:id="303" w:author="keywin" w:date="2022-11-08T16:43:00Z">
        <w:r w:rsidRPr="00033F67">
          <w:rPr>
            <w:rPrChange w:id="304" w:author="keywin" w:date="2022-11-16T14:07:00Z">
              <w:rPr/>
            </w:rPrChange>
          </w:rPr>
          <w:t xml:space="preserve">       /var/lib/calico \</w:t>
        </w:r>
      </w:ins>
    </w:p>
    <w:p w14:paraId="783A3360" w14:textId="77777777" w:rsidR="009E1751" w:rsidRPr="00033F67" w:rsidRDefault="009E1751" w:rsidP="00033F67">
      <w:pPr>
        <w:rPr>
          <w:ins w:id="305" w:author="keywin" w:date="2022-11-08T16:43:00Z"/>
          <w:rPrChange w:id="306" w:author="keywin" w:date="2022-11-16T14:07:00Z">
            <w:rPr>
              <w:ins w:id="307" w:author="keywin" w:date="2022-11-08T16:43:00Z"/>
            </w:rPr>
          </w:rPrChange>
        </w:rPr>
        <w:pPrChange w:id="308" w:author="keywin" w:date="2022-11-16T14:07:00Z">
          <w:pPr/>
        </w:pPrChange>
      </w:pPr>
      <w:ins w:id="309" w:author="keywin" w:date="2022-11-08T16:43:00Z">
        <w:r w:rsidRPr="00033F67">
          <w:rPr>
            <w:rPrChange w:id="310" w:author="keywin" w:date="2022-11-16T14:07:00Z">
              <w:rPr/>
            </w:rPrChange>
          </w:rPr>
          <w:t xml:space="preserve">       /var/lib/etcd \</w:t>
        </w:r>
      </w:ins>
    </w:p>
    <w:p w14:paraId="6BD1F2D7" w14:textId="77777777" w:rsidR="009E1751" w:rsidRPr="00033F67" w:rsidRDefault="009E1751" w:rsidP="00033F67">
      <w:pPr>
        <w:rPr>
          <w:ins w:id="311" w:author="keywin" w:date="2022-11-08T16:43:00Z"/>
          <w:rPrChange w:id="312" w:author="keywin" w:date="2022-11-16T14:07:00Z">
            <w:rPr>
              <w:ins w:id="313" w:author="keywin" w:date="2022-11-08T16:43:00Z"/>
            </w:rPr>
          </w:rPrChange>
        </w:rPr>
        <w:pPrChange w:id="314" w:author="keywin" w:date="2022-11-16T14:07:00Z">
          <w:pPr/>
        </w:pPrChange>
      </w:pPr>
      <w:ins w:id="315" w:author="keywin" w:date="2022-11-08T16:43:00Z">
        <w:r w:rsidRPr="00033F67">
          <w:rPr>
            <w:rPrChange w:id="316" w:author="keywin" w:date="2022-11-16T14:07:00Z">
              <w:rPr/>
            </w:rPrChange>
          </w:rPr>
          <w:t xml:space="preserve">       /var/lib/cni \</w:t>
        </w:r>
      </w:ins>
    </w:p>
    <w:p w14:paraId="705E23CE" w14:textId="77777777" w:rsidR="009E1751" w:rsidRPr="00033F67" w:rsidRDefault="009E1751" w:rsidP="00033F67">
      <w:pPr>
        <w:rPr>
          <w:ins w:id="317" w:author="keywin" w:date="2022-11-08T16:43:00Z"/>
          <w:rPrChange w:id="318" w:author="keywin" w:date="2022-11-16T14:07:00Z">
            <w:rPr>
              <w:ins w:id="319" w:author="keywin" w:date="2022-11-08T16:43:00Z"/>
            </w:rPr>
          </w:rPrChange>
        </w:rPr>
        <w:pPrChange w:id="320" w:author="keywin" w:date="2022-11-16T14:07:00Z">
          <w:pPr/>
        </w:pPrChange>
      </w:pPr>
      <w:ins w:id="321" w:author="keywin" w:date="2022-11-08T16:43:00Z">
        <w:r w:rsidRPr="00033F67">
          <w:rPr>
            <w:rPrChange w:id="322" w:author="keywin" w:date="2022-11-16T14:07:00Z">
              <w:rPr/>
            </w:rPrChange>
          </w:rPr>
          <w:t xml:space="preserve">       /var/lib/kubelet \</w:t>
        </w:r>
      </w:ins>
    </w:p>
    <w:p w14:paraId="66907FDC" w14:textId="77777777" w:rsidR="009E1751" w:rsidRPr="00033F67" w:rsidRDefault="009E1751" w:rsidP="00033F67">
      <w:pPr>
        <w:rPr>
          <w:ins w:id="323" w:author="keywin" w:date="2022-11-08T16:43:00Z"/>
          <w:rPrChange w:id="324" w:author="keywin" w:date="2022-11-16T14:07:00Z">
            <w:rPr>
              <w:ins w:id="325" w:author="keywin" w:date="2022-11-08T16:43:00Z"/>
            </w:rPr>
          </w:rPrChange>
        </w:rPr>
        <w:pPrChange w:id="326" w:author="keywin" w:date="2022-11-16T14:07:00Z">
          <w:pPr/>
        </w:pPrChange>
      </w:pPr>
      <w:ins w:id="327" w:author="keywin" w:date="2022-11-08T16:43:00Z">
        <w:r w:rsidRPr="00033F67">
          <w:rPr>
            <w:rPrChange w:id="328" w:author="keywin" w:date="2022-11-16T14:07:00Z">
              <w:rPr/>
            </w:rPrChange>
          </w:rPr>
          <w:t xml:space="preserve">       /var/lib/rancher/rke/log \</w:t>
        </w:r>
      </w:ins>
    </w:p>
    <w:p w14:paraId="5085F5A9" w14:textId="77777777" w:rsidR="009E1751" w:rsidRPr="00033F67" w:rsidRDefault="009E1751" w:rsidP="00033F67">
      <w:pPr>
        <w:rPr>
          <w:ins w:id="329" w:author="keywin" w:date="2022-11-08T16:43:00Z"/>
          <w:rPrChange w:id="330" w:author="keywin" w:date="2022-11-16T14:07:00Z">
            <w:rPr>
              <w:ins w:id="331" w:author="keywin" w:date="2022-11-08T16:43:00Z"/>
            </w:rPr>
          </w:rPrChange>
        </w:rPr>
        <w:pPrChange w:id="332" w:author="keywin" w:date="2022-11-16T14:07:00Z">
          <w:pPr/>
        </w:pPrChange>
      </w:pPr>
      <w:ins w:id="333" w:author="keywin" w:date="2022-11-08T16:43:00Z">
        <w:r w:rsidRPr="00033F67">
          <w:rPr>
            <w:rPrChange w:id="334" w:author="keywin" w:date="2022-11-16T14:07:00Z">
              <w:rPr/>
            </w:rPrChange>
          </w:rPr>
          <w:t xml:space="preserve">       /var/log/containers \</w:t>
        </w:r>
      </w:ins>
    </w:p>
    <w:p w14:paraId="3E2E2CF6" w14:textId="77777777" w:rsidR="009E1751" w:rsidRPr="00033F67" w:rsidRDefault="009E1751" w:rsidP="00033F67">
      <w:pPr>
        <w:rPr>
          <w:ins w:id="335" w:author="keywin" w:date="2022-11-08T16:43:00Z"/>
          <w:rPrChange w:id="336" w:author="keywin" w:date="2022-11-16T14:07:00Z">
            <w:rPr>
              <w:ins w:id="337" w:author="keywin" w:date="2022-11-08T16:43:00Z"/>
            </w:rPr>
          </w:rPrChange>
        </w:rPr>
        <w:pPrChange w:id="338" w:author="keywin" w:date="2022-11-16T14:07:00Z">
          <w:pPr/>
        </w:pPrChange>
      </w:pPr>
      <w:ins w:id="339" w:author="keywin" w:date="2022-11-08T16:43:00Z">
        <w:r w:rsidRPr="00033F67">
          <w:rPr>
            <w:rPrChange w:id="340" w:author="keywin" w:date="2022-11-16T14:07:00Z">
              <w:rPr/>
            </w:rPrChange>
          </w:rPr>
          <w:t xml:space="preserve">       /var/log/pods \</w:t>
        </w:r>
      </w:ins>
    </w:p>
    <w:p w14:paraId="166D7EF8" w14:textId="0C7FA7AC" w:rsidR="009E1751" w:rsidRPr="00033F67" w:rsidRDefault="009E1751" w:rsidP="00033F67">
      <w:pPr>
        <w:rPr>
          <w:rPrChange w:id="341" w:author="keywin" w:date="2022-11-16T14:07:00Z">
            <w:rPr/>
          </w:rPrChange>
        </w:rPr>
        <w:pPrChange w:id="342" w:author="keywin" w:date="2022-11-16T14:07:00Z">
          <w:pPr/>
        </w:pPrChange>
      </w:pPr>
      <w:ins w:id="343" w:author="keywin" w:date="2022-11-08T16:43:00Z">
        <w:r w:rsidRPr="00033F67">
          <w:rPr>
            <w:rPrChange w:id="344" w:author="keywin" w:date="2022-11-16T14:07:00Z">
              <w:rPr/>
            </w:rPrChange>
          </w:rPr>
          <w:t xml:space="preserve">       /var/run/calico</w:t>
        </w:r>
      </w:ins>
    </w:p>
    <w:p w14:paraId="64DA432E" w14:textId="77777777" w:rsidR="00C5075E" w:rsidRPr="00033F67" w:rsidRDefault="00C5075E" w:rsidP="00033F67">
      <w:pPr>
        <w:rPr>
          <w:rPrChange w:id="345" w:author="keywin" w:date="2022-11-16T14:07:00Z">
            <w:rPr/>
          </w:rPrChange>
        </w:rPr>
        <w:pPrChange w:id="346" w:author="keywin" w:date="2022-11-16T14:07:00Z">
          <w:pPr/>
        </w:pPrChange>
      </w:pPr>
    </w:p>
    <w:p w14:paraId="24502AD5" w14:textId="77777777" w:rsidR="00C5075E" w:rsidRPr="00033F67" w:rsidRDefault="00C5075E" w:rsidP="00033F67">
      <w:pPr>
        <w:rPr>
          <w:rPrChange w:id="347" w:author="keywin" w:date="2022-11-16T14:07:00Z">
            <w:rPr/>
          </w:rPrChange>
        </w:rPr>
        <w:pPrChange w:id="348" w:author="keywin" w:date="2022-11-16T14:07:00Z">
          <w:pPr/>
        </w:pPrChange>
      </w:pPr>
    </w:p>
    <w:p w14:paraId="3287EF2B" w14:textId="238EC185" w:rsidR="00C5075E" w:rsidRPr="00033F67" w:rsidRDefault="00134E85" w:rsidP="00033F67">
      <w:pPr>
        <w:rPr>
          <w:rPrChange w:id="349" w:author="keywin" w:date="2022-11-16T14:07:00Z">
            <w:rPr/>
          </w:rPrChange>
        </w:rPr>
        <w:pPrChange w:id="350" w:author="keywin" w:date="2022-11-16T14:07:00Z">
          <w:pPr>
            <w:pStyle w:val="1"/>
            <w:ind w:firstLineChars="600" w:firstLine="2650"/>
          </w:pPr>
        </w:pPrChange>
      </w:pPr>
      <w:r w:rsidRPr="00033F67">
        <w:rPr>
          <w:rFonts w:hint="eastAsia"/>
          <w:rPrChange w:id="351" w:author="keywin" w:date="2022-11-16T14:07:00Z">
            <w:rPr>
              <w:rFonts w:hint="eastAsia"/>
            </w:rPr>
          </w:rPrChange>
        </w:rPr>
        <w:t>安装</w:t>
      </w:r>
      <w:r w:rsidRPr="00033F67">
        <w:rPr>
          <w:rFonts w:hint="eastAsia"/>
          <w:rPrChange w:id="352" w:author="keywin" w:date="2022-11-16T14:07:00Z">
            <w:rPr>
              <w:rFonts w:hint="eastAsia"/>
            </w:rPr>
          </w:rPrChange>
        </w:rPr>
        <w:t>rancher</w:t>
      </w:r>
    </w:p>
    <w:p w14:paraId="36A2D559" w14:textId="2B63B684" w:rsidR="00D746CC" w:rsidRPr="00033F67" w:rsidRDefault="00D746CC" w:rsidP="00033F67">
      <w:pPr>
        <w:rPr>
          <w:rPrChange w:id="353" w:author="keywin" w:date="2022-11-16T14:07:00Z">
            <w:rPr/>
          </w:rPrChange>
        </w:rPr>
      </w:pPr>
      <w:r w:rsidRPr="00033F67">
        <w:rPr>
          <w:rFonts w:hint="eastAsia"/>
          <w:rPrChange w:id="354" w:author="keywin" w:date="2022-11-16T14:07:00Z">
            <w:rPr>
              <w:rFonts w:hint="eastAsia"/>
            </w:rPr>
          </w:rPrChange>
        </w:rPr>
        <w:t>离线安装：</w:t>
      </w:r>
      <w:r w:rsidRPr="00033F67">
        <w:rPr>
          <w:rFonts w:hint="eastAsia"/>
          <w:rPrChange w:id="355" w:author="keywin" w:date="2022-11-16T14:07:00Z">
            <w:rPr>
              <w:rFonts w:hint="eastAsia"/>
            </w:rPr>
          </w:rPrChange>
        </w:rPr>
        <w:t>do</w:t>
      </w:r>
      <w:r w:rsidRPr="00033F67">
        <w:rPr>
          <w:rPrChange w:id="356" w:author="keywin" w:date="2022-11-16T14:07:00Z">
            <w:rPr/>
          </w:rPrChange>
        </w:rPr>
        <w:t>cker load -</w:t>
      </w:r>
      <w:r w:rsidR="00067E49" w:rsidRPr="00033F67">
        <w:rPr>
          <w:rFonts w:hint="eastAsia"/>
          <w:rPrChange w:id="357" w:author="keywin" w:date="2022-11-16T14:07:00Z">
            <w:rPr>
              <w:rFonts w:hint="eastAsia"/>
            </w:rPr>
          </w:rPrChange>
        </w:rPr>
        <w:t>i</w:t>
      </w:r>
      <w:r w:rsidRPr="00033F67">
        <w:rPr>
          <w:rPrChange w:id="358" w:author="keywin" w:date="2022-11-16T14:07:00Z">
            <w:rPr/>
          </w:rPrChange>
        </w:rPr>
        <w:t xml:space="preserve"> </w:t>
      </w:r>
      <w:r w:rsidRPr="00033F67">
        <w:rPr>
          <w:rFonts w:hint="eastAsia"/>
          <w:rPrChange w:id="359" w:author="keywin" w:date="2022-11-16T14:07:00Z">
            <w:rPr>
              <w:rFonts w:hint="eastAsia"/>
            </w:rPr>
          </w:rPrChange>
        </w:rPr>
        <w:t>镜像名称</w:t>
      </w:r>
      <w:r w:rsidR="00681B03" w:rsidRPr="00033F67">
        <w:rPr>
          <w:rFonts w:hint="eastAsia"/>
          <w:rPrChange w:id="360" w:author="keywin" w:date="2022-11-16T14:07:00Z">
            <w:rPr>
              <w:rFonts w:hint="eastAsia"/>
            </w:rPr>
          </w:rPrChange>
        </w:rPr>
        <w:t>，主存节点都需要</w:t>
      </w:r>
      <w:r w:rsidR="00681B03" w:rsidRPr="00033F67">
        <w:rPr>
          <w:rFonts w:hint="eastAsia"/>
          <w:rPrChange w:id="361" w:author="keywin" w:date="2022-11-16T14:07:00Z">
            <w:rPr>
              <w:rFonts w:hint="eastAsia"/>
            </w:rPr>
          </w:rPrChange>
        </w:rPr>
        <w:t>do</w:t>
      </w:r>
      <w:r w:rsidR="00681B03" w:rsidRPr="00033F67">
        <w:rPr>
          <w:rPrChange w:id="362" w:author="keywin" w:date="2022-11-16T14:07:00Z">
            <w:rPr/>
          </w:rPrChange>
        </w:rPr>
        <w:t>cker load -</w:t>
      </w:r>
      <w:r w:rsidR="00681B03" w:rsidRPr="00033F67">
        <w:rPr>
          <w:rFonts w:hint="eastAsia"/>
          <w:rPrChange w:id="363" w:author="keywin" w:date="2022-11-16T14:07:00Z">
            <w:rPr>
              <w:rFonts w:hint="eastAsia"/>
            </w:rPr>
          </w:rPrChange>
        </w:rPr>
        <w:t>i</w:t>
      </w:r>
      <w:r w:rsidR="00681B03" w:rsidRPr="00033F67">
        <w:rPr>
          <w:rFonts w:hint="eastAsia"/>
          <w:rPrChange w:id="364" w:author="keywin" w:date="2022-11-16T14:07:00Z">
            <w:rPr>
              <w:rFonts w:hint="eastAsia"/>
            </w:rPr>
          </w:rPrChange>
        </w:rPr>
        <w:t>，这样安装就从本地进行，</w:t>
      </w:r>
      <w:r w:rsidR="00681B03" w:rsidRPr="00033F67">
        <w:rPr>
          <w:rFonts w:hint="eastAsia"/>
          <w:rPrChange w:id="365" w:author="keywin" w:date="2022-11-16T14:07:00Z">
            <w:rPr>
              <w:rFonts w:hint="eastAsia"/>
            </w:rPr>
          </w:rPrChange>
        </w:rPr>
        <w:lastRenderedPageBreak/>
        <w:t>不需要在线拉取镜像</w:t>
      </w:r>
    </w:p>
    <w:p w14:paraId="23EF0A88" w14:textId="77777777" w:rsidR="00C5075E" w:rsidRPr="00033F67" w:rsidRDefault="00134E85" w:rsidP="00033F67">
      <w:pPr>
        <w:rPr>
          <w:rPrChange w:id="366" w:author="keywin" w:date="2022-11-16T14:07:00Z">
            <w:rPr/>
          </w:rPrChange>
        </w:rPr>
      </w:pPr>
      <w:r w:rsidRPr="00033F67">
        <w:rPr>
          <w:rFonts w:hint="eastAsia"/>
          <w:rPrChange w:id="367" w:author="keywin" w:date="2022-11-16T14:07:00Z">
            <w:rPr>
              <w:rFonts w:hint="eastAsia"/>
            </w:rPr>
          </w:rPrChange>
        </w:rPr>
        <w:t>1.</w:t>
      </w:r>
      <w:r w:rsidRPr="00033F67">
        <w:rPr>
          <w:rFonts w:hint="eastAsia"/>
          <w:rPrChange w:id="368" w:author="keywin" w:date="2022-11-16T14:07:00Z">
            <w:rPr>
              <w:rFonts w:hint="eastAsia"/>
            </w:rPr>
          </w:rPrChange>
        </w:rPr>
        <w:t>执行命令拉取</w:t>
      </w:r>
      <w:r w:rsidRPr="00033F67">
        <w:rPr>
          <w:rFonts w:hint="eastAsia"/>
          <w:rPrChange w:id="369" w:author="keywin" w:date="2022-11-16T14:07:00Z">
            <w:rPr>
              <w:rFonts w:hint="eastAsia"/>
            </w:rPr>
          </w:rPrChange>
        </w:rPr>
        <w:t>rancher</w:t>
      </w:r>
      <w:r w:rsidRPr="00033F67">
        <w:rPr>
          <w:rFonts w:hint="eastAsia"/>
          <w:rPrChange w:id="370" w:author="keywin" w:date="2022-11-16T14:07:00Z">
            <w:rPr>
              <w:rFonts w:hint="eastAsia"/>
            </w:rPr>
          </w:rPrChange>
        </w:rPr>
        <w:t>镜像</w:t>
      </w:r>
    </w:p>
    <w:p w14:paraId="2473C8F1" w14:textId="77777777" w:rsidR="00C5075E" w:rsidRPr="00033F67" w:rsidRDefault="00134E85" w:rsidP="00033F67">
      <w:pPr>
        <w:rPr>
          <w:rPrChange w:id="371" w:author="keywin" w:date="2022-11-16T14:07:00Z">
            <w:rPr/>
          </w:rPrChange>
        </w:rPr>
        <w:pPrChange w:id="372" w:author="keywin" w:date="2022-11-16T14:07:00Z">
          <w:pPr/>
        </w:pPrChange>
      </w:pPr>
      <w:r w:rsidRPr="00033F67">
        <w:rPr>
          <w:rFonts w:hint="eastAsia"/>
          <w:rPrChange w:id="373" w:author="keywin" w:date="2022-11-16T14:07:00Z">
            <w:rPr>
              <w:rFonts w:hint="eastAsia"/>
            </w:rPr>
          </w:rPrChange>
        </w:rPr>
        <w:t>docker pull rancher/rancher</w:t>
      </w:r>
    </w:p>
    <w:p w14:paraId="08F08E9C" w14:textId="77777777" w:rsidR="00C5075E" w:rsidRPr="00033F67" w:rsidRDefault="00134E85" w:rsidP="00033F67">
      <w:pPr>
        <w:rPr>
          <w:rPrChange w:id="374" w:author="keywin" w:date="2022-11-16T14:07:00Z">
            <w:rPr/>
          </w:rPrChange>
        </w:rPr>
        <w:pPrChange w:id="375" w:author="keywin" w:date="2022-11-16T14:07:00Z">
          <w:pPr/>
        </w:pPrChange>
      </w:pPr>
      <w:r w:rsidRPr="00033F67">
        <w:rPr>
          <w:rFonts w:hint="eastAsia"/>
          <w:rPrChange w:id="376" w:author="keywin" w:date="2022-11-16T14:07:00Z">
            <w:rPr>
              <w:rFonts w:hint="eastAsia"/>
            </w:rPr>
          </w:rPrChange>
        </w:rPr>
        <w:t>1.1</w:t>
      </w:r>
      <w:r w:rsidRPr="00033F67">
        <w:rPr>
          <w:rFonts w:hint="eastAsia"/>
          <w:rPrChange w:id="377" w:author="keywin" w:date="2022-11-16T14:07:00Z">
            <w:rPr>
              <w:rFonts w:hint="eastAsia"/>
            </w:rPr>
          </w:rPrChange>
        </w:rPr>
        <w:t>查看镜像列表</w:t>
      </w:r>
    </w:p>
    <w:p w14:paraId="0F9BADF9" w14:textId="77777777" w:rsidR="00C5075E" w:rsidRPr="00033F67" w:rsidRDefault="00134E85" w:rsidP="00033F67">
      <w:pPr>
        <w:rPr>
          <w:rPrChange w:id="378" w:author="keywin" w:date="2022-11-16T14:07:00Z">
            <w:rPr/>
          </w:rPrChange>
        </w:rPr>
        <w:pPrChange w:id="379" w:author="keywin" w:date="2022-11-16T14:07:00Z">
          <w:pPr/>
        </w:pPrChange>
      </w:pPr>
      <w:r w:rsidRPr="00033F67">
        <w:rPr>
          <w:rFonts w:hint="eastAsia"/>
          <w:rPrChange w:id="380" w:author="keywin" w:date="2022-11-16T14:07:00Z">
            <w:rPr>
              <w:rFonts w:hint="eastAsia"/>
            </w:rPr>
          </w:rPrChange>
        </w:rPr>
        <w:t>docker image ls</w:t>
      </w:r>
    </w:p>
    <w:p w14:paraId="626DDEE1" w14:textId="77777777" w:rsidR="00C5075E" w:rsidRPr="00033F67" w:rsidRDefault="00134E85" w:rsidP="00033F67">
      <w:pPr>
        <w:rPr>
          <w:rPrChange w:id="381" w:author="keywin" w:date="2022-11-16T14:07:00Z">
            <w:rPr/>
          </w:rPrChange>
        </w:rPr>
        <w:pPrChange w:id="382" w:author="keywin" w:date="2022-11-16T14:07:00Z">
          <w:pPr/>
        </w:pPrChange>
      </w:pPr>
      <w:r w:rsidRPr="00033F67">
        <w:rPr>
          <w:rPrChange w:id="383" w:author="keywin" w:date="2022-11-16T14:07:00Z">
            <w:rPr/>
          </w:rPrChange>
        </w:rPr>
        <w:t>1.2</w:t>
      </w:r>
      <w:r w:rsidRPr="00033F67">
        <w:rPr>
          <w:rPrChange w:id="384" w:author="keywin" w:date="2022-11-16T14:07:00Z">
            <w:rPr/>
          </w:rPrChange>
        </w:rPr>
        <w:t>查看</w:t>
      </w:r>
      <w:r w:rsidRPr="00033F67">
        <w:rPr>
          <w:rPrChange w:id="385" w:author="keywin" w:date="2022-11-16T14:07:00Z">
            <w:rPr/>
          </w:rPrChange>
        </w:rPr>
        <w:t>rancher</w:t>
      </w:r>
      <w:r w:rsidRPr="00033F67">
        <w:rPr>
          <w:rPrChange w:id="386" w:author="keywin" w:date="2022-11-16T14:07:00Z">
            <w:rPr/>
          </w:rPrChange>
        </w:rPr>
        <w:t>镜像详细信息</w:t>
      </w:r>
    </w:p>
    <w:p w14:paraId="2C0C4B23" w14:textId="77777777" w:rsidR="00C5075E" w:rsidRPr="00033F67" w:rsidRDefault="00134E85" w:rsidP="00033F67">
      <w:pPr>
        <w:rPr>
          <w:rPrChange w:id="387" w:author="keywin" w:date="2022-11-16T14:07:00Z">
            <w:rPr/>
          </w:rPrChange>
        </w:rPr>
        <w:pPrChange w:id="388" w:author="keywin" w:date="2022-11-16T14:07:00Z">
          <w:pPr/>
        </w:pPrChange>
      </w:pPr>
      <w:r w:rsidRPr="00033F67">
        <w:rPr>
          <w:rPrChange w:id="389" w:author="keywin" w:date="2022-11-16T14:07:00Z">
            <w:rPr/>
          </w:rPrChange>
        </w:rPr>
        <w:t>docker inspect rancher/rancher:latest</w:t>
      </w:r>
    </w:p>
    <w:p w14:paraId="6EAB38AE" w14:textId="77777777" w:rsidR="00C5075E" w:rsidRPr="00033F67" w:rsidRDefault="00C5075E" w:rsidP="00033F67">
      <w:pPr>
        <w:rPr>
          <w:rPrChange w:id="390" w:author="keywin" w:date="2022-11-16T14:07:00Z">
            <w:rPr/>
          </w:rPrChange>
        </w:rPr>
        <w:pPrChange w:id="391" w:author="keywin" w:date="2022-11-16T14:07:00Z">
          <w:pPr/>
        </w:pPrChange>
      </w:pPr>
    </w:p>
    <w:p w14:paraId="39AA698A" w14:textId="77777777" w:rsidR="00C5075E" w:rsidRPr="00033F67" w:rsidRDefault="00134E85" w:rsidP="00033F67">
      <w:pPr>
        <w:rPr>
          <w:rPrChange w:id="392" w:author="keywin" w:date="2022-11-16T14:07:00Z">
            <w:rPr/>
          </w:rPrChange>
        </w:rPr>
        <w:pPrChange w:id="393" w:author="keywin" w:date="2022-11-16T14:07:00Z">
          <w:pPr/>
        </w:pPrChange>
      </w:pPr>
      <w:r w:rsidRPr="00033F67">
        <w:rPr>
          <w:rFonts w:hint="eastAsia"/>
          <w:rPrChange w:id="394" w:author="keywin" w:date="2022-11-16T14:07:00Z">
            <w:rPr>
              <w:rFonts w:hint="eastAsia"/>
            </w:rPr>
          </w:rPrChange>
        </w:rPr>
        <w:t>1.3</w:t>
      </w:r>
      <w:r w:rsidRPr="00033F67">
        <w:rPr>
          <w:rFonts w:hint="eastAsia"/>
          <w:rPrChange w:id="395" w:author="keywin" w:date="2022-11-16T14:07:00Z">
            <w:rPr>
              <w:rFonts w:hint="eastAsia"/>
            </w:rPr>
          </w:rPrChange>
        </w:rPr>
        <w:t>进行目录挂载</w:t>
      </w:r>
    </w:p>
    <w:p w14:paraId="599FB690" w14:textId="77777777" w:rsidR="00C5075E" w:rsidRPr="00033F67" w:rsidRDefault="00134E85" w:rsidP="00033F67">
      <w:pPr>
        <w:rPr>
          <w:rPrChange w:id="396" w:author="keywin" w:date="2022-11-16T14:07:00Z">
            <w:rPr/>
          </w:rPrChange>
        </w:rPr>
        <w:pPrChange w:id="397" w:author="keywin" w:date="2022-11-16T14:07:00Z">
          <w:pPr/>
        </w:pPrChange>
      </w:pPr>
      <w:r w:rsidRPr="00033F67">
        <w:rPr>
          <w:rPrChange w:id="398" w:author="keywin" w:date="2022-11-16T14:07:00Z">
            <w:rPr/>
          </w:rPrChange>
        </w:rPr>
        <w:t>mkdir -p /water/runfile/docker_volume/rancher_home/rancher</w:t>
      </w:r>
    </w:p>
    <w:p w14:paraId="5F2B8D93" w14:textId="77777777" w:rsidR="00C5075E" w:rsidRPr="00033F67" w:rsidRDefault="00134E85" w:rsidP="00033F67">
      <w:pPr>
        <w:rPr>
          <w:rPrChange w:id="399" w:author="keywin" w:date="2022-11-16T14:07:00Z">
            <w:rPr/>
          </w:rPrChange>
        </w:rPr>
        <w:pPrChange w:id="400" w:author="keywin" w:date="2022-11-16T14:07:00Z">
          <w:pPr/>
        </w:pPrChange>
      </w:pPr>
      <w:r w:rsidRPr="00033F67">
        <w:rPr>
          <w:rPrChange w:id="401" w:author="keywin" w:date="2022-11-16T14:07:00Z">
            <w:rPr/>
          </w:rPrChange>
        </w:rPr>
        <w:t>mkdir -p /water/runfile/docker_volume/rancher_home/auditlog</w:t>
      </w:r>
    </w:p>
    <w:p w14:paraId="24E32362" w14:textId="77777777" w:rsidR="00C5075E" w:rsidRPr="00033F67" w:rsidRDefault="00C5075E" w:rsidP="00033F67">
      <w:pPr>
        <w:rPr>
          <w:rPrChange w:id="402" w:author="keywin" w:date="2022-11-16T14:07:00Z">
            <w:rPr/>
          </w:rPrChange>
        </w:rPr>
        <w:pPrChange w:id="403" w:author="keywin" w:date="2022-11-16T14:07:00Z">
          <w:pPr/>
        </w:pPrChange>
      </w:pPr>
    </w:p>
    <w:p w14:paraId="38D13E6B" w14:textId="77777777" w:rsidR="00C5075E" w:rsidRPr="00033F67" w:rsidRDefault="00134E85" w:rsidP="00033F67">
      <w:pPr>
        <w:rPr>
          <w:rPrChange w:id="404" w:author="keywin" w:date="2022-11-16T14:07:00Z">
            <w:rPr/>
          </w:rPrChange>
        </w:rPr>
        <w:pPrChange w:id="405" w:author="keywin" w:date="2022-11-16T14:07:00Z">
          <w:pPr/>
        </w:pPrChange>
      </w:pPr>
      <w:r w:rsidRPr="00033F67">
        <w:rPr>
          <w:rPrChange w:id="406" w:author="keywin" w:date="2022-11-16T14:07:00Z">
            <w:rPr/>
          </w:rPrChange>
        </w:rPr>
        <w:t>1.</w:t>
      </w:r>
      <w:r w:rsidRPr="00033F67">
        <w:rPr>
          <w:rFonts w:hint="eastAsia"/>
          <w:rPrChange w:id="407" w:author="keywin" w:date="2022-11-16T14:07:00Z">
            <w:rPr>
              <w:rFonts w:hint="eastAsia"/>
            </w:rPr>
          </w:rPrChange>
        </w:rPr>
        <w:t>4</w:t>
      </w:r>
      <w:r w:rsidRPr="00033F67">
        <w:rPr>
          <w:rPrChange w:id="408" w:author="keywin" w:date="2022-11-16T14:07:00Z">
            <w:rPr/>
          </w:rPrChange>
        </w:rPr>
        <w:t>使用挂载到指定的主机目录方式来进行数据卷持久化同时启动</w:t>
      </w:r>
      <w:r w:rsidRPr="00033F67">
        <w:rPr>
          <w:rPrChange w:id="409" w:author="keywin" w:date="2022-11-16T14:07:00Z">
            <w:rPr/>
          </w:rPrChange>
        </w:rPr>
        <w:t>rancher</w:t>
      </w:r>
    </w:p>
    <w:p w14:paraId="4E546437" w14:textId="248B1E55" w:rsidR="00C5075E" w:rsidRPr="00033F67" w:rsidRDefault="00134E85" w:rsidP="00033F67">
      <w:pPr>
        <w:rPr>
          <w:rPrChange w:id="410" w:author="keywin" w:date="2022-11-16T14:07:00Z">
            <w:rPr/>
          </w:rPrChange>
        </w:rPr>
        <w:pPrChange w:id="411" w:author="keywin" w:date="2022-11-16T14:07:00Z">
          <w:pPr/>
        </w:pPrChange>
      </w:pPr>
      <w:r w:rsidRPr="00033F67">
        <w:rPr>
          <w:rPrChange w:id="412" w:author="keywin" w:date="2022-11-16T14:07:00Z">
            <w:rPr/>
          </w:rPrChange>
        </w:rPr>
        <w:t>docker run --</w:t>
      </w:r>
      <w:r w:rsidRPr="00033F67">
        <w:rPr>
          <w:rFonts w:hint="eastAsia"/>
          <w:rPrChange w:id="413" w:author="keywin" w:date="2022-11-16T14:07:00Z">
            <w:rPr>
              <w:rFonts w:hint="eastAsia"/>
            </w:rPr>
          </w:rPrChange>
        </w:rPr>
        <w:t>p</w:t>
      </w:r>
      <w:r w:rsidRPr="00033F67">
        <w:rPr>
          <w:rPrChange w:id="414" w:author="keywin" w:date="2022-11-16T14:07:00Z">
            <w:rPr/>
          </w:rPrChange>
        </w:rPr>
        <w:t xml:space="preserve">rivileged </w:t>
      </w:r>
      <w:r w:rsidR="00445255" w:rsidRPr="00033F67">
        <w:rPr>
          <w:rPrChange w:id="415" w:author="keywin" w:date="2022-11-16T14:07:00Z">
            <w:rPr/>
          </w:rPrChange>
        </w:rPr>
        <w:t xml:space="preserve">-d --restart=unless-stopped -p 80:80 -p </w:t>
      </w:r>
      <w:r w:rsidRPr="00033F67">
        <w:rPr>
          <w:rPrChange w:id="416" w:author="keywin" w:date="2022-11-16T14:07:00Z">
            <w:rPr/>
          </w:rPrChange>
        </w:rPr>
        <w:t>443:443 \</w:t>
      </w:r>
    </w:p>
    <w:p w14:paraId="1695678D" w14:textId="77777777" w:rsidR="00C5075E" w:rsidRPr="00033F67" w:rsidRDefault="00134E85" w:rsidP="00033F67">
      <w:pPr>
        <w:rPr>
          <w:rPrChange w:id="417" w:author="keywin" w:date="2022-11-16T14:07:00Z">
            <w:rPr/>
          </w:rPrChange>
        </w:rPr>
        <w:pPrChange w:id="418" w:author="keywin" w:date="2022-11-16T14:07:00Z">
          <w:pPr/>
        </w:pPrChange>
      </w:pPr>
      <w:r w:rsidRPr="00033F67">
        <w:rPr>
          <w:rPrChange w:id="419" w:author="keywin" w:date="2022-11-16T14:07:00Z">
            <w:rPr/>
          </w:rPrChange>
        </w:rPr>
        <w:t>-v /water/runfile/docker_volume/rancher_home/rancher:/var/lib/rancher \</w:t>
      </w:r>
    </w:p>
    <w:p w14:paraId="7CB25054" w14:textId="77777777" w:rsidR="00C5075E" w:rsidRPr="00033F67" w:rsidRDefault="00134E85" w:rsidP="00033F67">
      <w:pPr>
        <w:rPr>
          <w:rPrChange w:id="420" w:author="keywin" w:date="2022-11-16T14:07:00Z">
            <w:rPr/>
          </w:rPrChange>
        </w:rPr>
        <w:pPrChange w:id="421" w:author="keywin" w:date="2022-11-16T14:07:00Z">
          <w:pPr/>
        </w:pPrChange>
      </w:pPr>
      <w:r w:rsidRPr="00033F67">
        <w:rPr>
          <w:rPrChange w:id="422" w:author="keywin" w:date="2022-11-16T14:07:00Z">
            <w:rPr/>
          </w:rPrChange>
        </w:rPr>
        <w:t>-v /water/runfile/docker_volume/rancher_home/auditlog:/var/log/auditlog \</w:t>
      </w:r>
    </w:p>
    <w:p w14:paraId="5FC0AAFD" w14:textId="77777777" w:rsidR="00C5075E" w:rsidRPr="00033F67" w:rsidRDefault="00134E85" w:rsidP="00033F67">
      <w:pPr>
        <w:rPr>
          <w:rPrChange w:id="423" w:author="keywin" w:date="2022-11-16T14:07:00Z">
            <w:rPr/>
          </w:rPrChange>
        </w:rPr>
        <w:pPrChange w:id="424" w:author="keywin" w:date="2022-11-16T14:07:00Z">
          <w:pPr/>
        </w:pPrChange>
      </w:pPr>
      <w:r w:rsidRPr="00033F67">
        <w:rPr>
          <w:rPrChange w:id="425" w:author="keywin" w:date="2022-11-16T14:07:00Z">
            <w:rPr/>
          </w:rPrChange>
        </w:rPr>
        <w:t>--name rancher -e JAVA_OPTS="-Xmx1024m" rancher/rancher</w:t>
      </w:r>
    </w:p>
    <w:p w14:paraId="7D6C8B24" w14:textId="77777777" w:rsidR="00C5075E" w:rsidRPr="00033F67" w:rsidRDefault="00C5075E" w:rsidP="00033F67">
      <w:pPr>
        <w:rPr>
          <w:rPrChange w:id="426" w:author="keywin" w:date="2022-11-16T14:07:00Z">
            <w:rPr/>
          </w:rPrChange>
        </w:rPr>
        <w:pPrChange w:id="427" w:author="keywin" w:date="2022-11-16T14:07:00Z">
          <w:pPr/>
        </w:pPrChange>
      </w:pPr>
    </w:p>
    <w:p w14:paraId="4822DF1C" w14:textId="77777777" w:rsidR="00C5075E" w:rsidRPr="00033F67" w:rsidRDefault="00134E85" w:rsidP="00033F67">
      <w:pPr>
        <w:rPr>
          <w:rPrChange w:id="428" w:author="keywin" w:date="2022-11-16T14:07:00Z">
            <w:rPr/>
          </w:rPrChange>
        </w:rPr>
        <w:pPrChange w:id="429" w:author="keywin" w:date="2022-11-16T14:07:00Z">
          <w:pPr/>
        </w:pPrChange>
      </w:pPr>
      <w:r w:rsidRPr="00033F67">
        <w:rPr>
          <w:rPrChange w:id="430" w:author="keywin" w:date="2022-11-16T14:07:00Z">
            <w:rPr/>
          </w:rPrChange>
        </w:rPr>
        <w:t>1.</w:t>
      </w:r>
      <w:r w:rsidRPr="00033F67">
        <w:rPr>
          <w:rFonts w:hint="eastAsia"/>
          <w:rPrChange w:id="431" w:author="keywin" w:date="2022-11-16T14:07:00Z">
            <w:rPr>
              <w:rFonts w:hint="eastAsia"/>
            </w:rPr>
          </w:rPrChange>
        </w:rPr>
        <w:t>5</w:t>
      </w:r>
      <w:r w:rsidRPr="00033F67">
        <w:rPr>
          <w:rPrChange w:id="432" w:author="keywin" w:date="2022-11-16T14:07:00Z">
            <w:rPr/>
          </w:rPrChange>
        </w:rPr>
        <w:t>执行如下命令查看我们刚才启动的容器信息</w:t>
      </w:r>
    </w:p>
    <w:p w14:paraId="7CD618E6" w14:textId="77777777" w:rsidR="00C5075E" w:rsidRPr="00033F67" w:rsidRDefault="00134E85" w:rsidP="00033F67">
      <w:pPr>
        <w:rPr>
          <w:rPrChange w:id="433" w:author="keywin" w:date="2022-11-16T14:07:00Z">
            <w:rPr/>
          </w:rPrChange>
        </w:rPr>
        <w:pPrChange w:id="434" w:author="keywin" w:date="2022-11-16T14:07:00Z">
          <w:pPr/>
        </w:pPrChange>
      </w:pPr>
      <w:r w:rsidRPr="00033F67">
        <w:rPr>
          <w:rPrChange w:id="435" w:author="keywin" w:date="2022-11-16T14:07:00Z">
            <w:rPr/>
          </w:rPrChange>
        </w:rPr>
        <w:t>docker container ls</w:t>
      </w:r>
    </w:p>
    <w:p w14:paraId="3C8626B1" w14:textId="77777777" w:rsidR="00C5075E" w:rsidRPr="00033F67" w:rsidRDefault="00C5075E" w:rsidP="00033F67">
      <w:pPr>
        <w:rPr>
          <w:rPrChange w:id="436" w:author="keywin" w:date="2022-11-16T14:07:00Z">
            <w:rPr/>
          </w:rPrChange>
        </w:rPr>
        <w:pPrChange w:id="437" w:author="keywin" w:date="2022-11-16T14:07:00Z">
          <w:pPr/>
        </w:pPrChange>
      </w:pPr>
    </w:p>
    <w:p w14:paraId="018726F3" w14:textId="77777777" w:rsidR="00C5075E" w:rsidRPr="00033F67" w:rsidRDefault="00134E85" w:rsidP="00033F67">
      <w:pPr>
        <w:rPr>
          <w:rPrChange w:id="438" w:author="keywin" w:date="2022-11-16T14:07:00Z">
            <w:rPr/>
          </w:rPrChange>
        </w:rPr>
        <w:pPrChange w:id="439" w:author="keywin" w:date="2022-11-16T14:07:00Z">
          <w:pPr/>
        </w:pPrChange>
      </w:pPr>
      <w:r w:rsidRPr="00033F67">
        <w:rPr>
          <w:rPrChange w:id="440" w:author="keywin" w:date="2022-11-16T14:07:00Z">
            <w:rPr/>
          </w:rPrChange>
        </w:rPr>
        <w:t>1.</w:t>
      </w:r>
      <w:r w:rsidRPr="00033F67">
        <w:rPr>
          <w:rFonts w:hint="eastAsia"/>
          <w:rPrChange w:id="441" w:author="keywin" w:date="2022-11-16T14:07:00Z">
            <w:rPr>
              <w:rFonts w:hint="eastAsia"/>
            </w:rPr>
          </w:rPrChange>
        </w:rPr>
        <w:t>6</w:t>
      </w:r>
      <w:r w:rsidRPr="00033F67">
        <w:rPr>
          <w:rPrChange w:id="442" w:author="keywin" w:date="2022-11-16T14:07:00Z">
            <w:rPr/>
          </w:rPrChange>
        </w:rPr>
        <w:t>增加开放端口</w:t>
      </w:r>
    </w:p>
    <w:p w14:paraId="38EDF92A" w14:textId="3CFDADAC" w:rsidR="00C5075E" w:rsidRPr="00033F67" w:rsidRDefault="00134E85" w:rsidP="00033F67">
      <w:pPr>
        <w:rPr>
          <w:rPrChange w:id="443" w:author="keywin" w:date="2022-11-16T14:07:00Z">
            <w:rPr/>
          </w:rPrChange>
        </w:rPr>
        <w:pPrChange w:id="444" w:author="keywin" w:date="2022-11-16T14:07:00Z">
          <w:pPr/>
        </w:pPrChange>
      </w:pPr>
      <w:r w:rsidRPr="00033F67">
        <w:rPr>
          <w:rPrChange w:id="445" w:author="keywin" w:date="2022-11-16T14:07:00Z">
            <w:rPr/>
          </w:rPrChange>
        </w:rPr>
        <w:t>firewall-cmd --zone=public --add-port=</w:t>
      </w:r>
      <w:r w:rsidR="007E0683" w:rsidRPr="00033F67">
        <w:rPr>
          <w:rPrChange w:id="446" w:author="keywin" w:date="2022-11-16T14:07:00Z">
            <w:rPr/>
          </w:rPrChange>
        </w:rPr>
        <w:t>80</w:t>
      </w:r>
      <w:del w:id="447" w:author="keywin" w:date="2022-11-16T14:04:00Z">
        <w:r w:rsidRPr="00033F67" w:rsidDel="00C9491D">
          <w:rPr>
            <w:rPrChange w:id="448" w:author="keywin" w:date="2022-11-16T14:07:00Z">
              <w:rPr/>
            </w:rPrChange>
          </w:rPr>
          <w:delText>80</w:delText>
        </w:r>
      </w:del>
      <w:r w:rsidRPr="00033F67">
        <w:rPr>
          <w:rPrChange w:id="449" w:author="keywin" w:date="2022-11-16T14:07:00Z">
            <w:rPr/>
          </w:rPrChange>
        </w:rPr>
        <w:t>/tcp --permanent</w:t>
      </w:r>
    </w:p>
    <w:p w14:paraId="1C7CA5A4" w14:textId="093267B9" w:rsidR="00C5075E" w:rsidRPr="00033F67" w:rsidRDefault="00134E85" w:rsidP="00033F67">
      <w:pPr>
        <w:rPr>
          <w:rPrChange w:id="450" w:author="keywin" w:date="2022-11-16T14:07:00Z">
            <w:rPr/>
          </w:rPrChange>
        </w:rPr>
        <w:pPrChange w:id="451" w:author="keywin" w:date="2022-11-16T14:07:00Z">
          <w:pPr/>
        </w:pPrChange>
      </w:pPr>
      <w:r w:rsidRPr="00033F67">
        <w:rPr>
          <w:rPrChange w:id="452" w:author="keywin" w:date="2022-11-16T14:07:00Z">
            <w:rPr/>
          </w:rPrChange>
        </w:rPr>
        <w:t>firewall-cmd --zone=public --add-port=</w:t>
      </w:r>
      <w:del w:id="453" w:author="keywin" w:date="2022-11-16T14:08:00Z">
        <w:r w:rsidR="007E0683" w:rsidRPr="00033F67" w:rsidDel="00033F67">
          <w:rPr>
            <w:rPrChange w:id="454" w:author="keywin" w:date="2022-11-16T14:07:00Z">
              <w:rPr/>
            </w:rPrChange>
          </w:rPr>
          <w:delText>8</w:delText>
        </w:r>
      </w:del>
      <w:r w:rsidRPr="00033F67">
        <w:rPr>
          <w:rPrChange w:id="455" w:author="keywin" w:date="2022-11-16T14:07:00Z">
            <w:rPr/>
          </w:rPrChange>
        </w:rPr>
        <w:t>443/tcp --permanent</w:t>
      </w:r>
    </w:p>
    <w:p w14:paraId="74EB3A4C" w14:textId="77777777" w:rsidR="00C5075E" w:rsidRPr="00033F67" w:rsidRDefault="00134E85" w:rsidP="00033F67">
      <w:pPr>
        <w:rPr>
          <w:rPrChange w:id="456" w:author="keywin" w:date="2022-11-16T14:07:00Z">
            <w:rPr/>
          </w:rPrChange>
        </w:rPr>
        <w:pPrChange w:id="457" w:author="keywin" w:date="2022-11-16T14:07:00Z">
          <w:pPr/>
        </w:pPrChange>
      </w:pPr>
      <w:r w:rsidRPr="00033F67">
        <w:rPr>
          <w:rPrChange w:id="458" w:author="keywin" w:date="2022-11-16T14:07:00Z">
            <w:rPr/>
          </w:rPrChange>
        </w:rPr>
        <w:t>firewall-cmd --reload</w:t>
      </w:r>
    </w:p>
    <w:p w14:paraId="7F287EE0" w14:textId="77777777" w:rsidR="00C5075E" w:rsidRPr="00033F67" w:rsidRDefault="00C5075E" w:rsidP="00033F67">
      <w:pPr>
        <w:rPr>
          <w:rPrChange w:id="459" w:author="keywin" w:date="2022-11-16T14:07:00Z">
            <w:rPr/>
          </w:rPrChange>
        </w:rPr>
        <w:pPrChange w:id="460" w:author="keywin" w:date="2022-11-16T14:07:00Z">
          <w:pPr/>
        </w:pPrChange>
      </w:pPr>
    </w:p>
    <w:p w14:paraId="210BAA09" w14:textId="207FAA3D" w:rsidR="00C5075E" w:rsidRPr="00033F67" w:rsidRDefault="00134E85" w:rsidP="00033F67">
      <w:pPr>
        <w:rPr>
          <w:rPrChange w:id="461" w:author="keywin" w:date="2022-11-16T14:07:00Z">
            <w:rPr/>
          </w:rPrChange>
        </w:rPr>
        <w:pPrChange w:id="462" w:author="keywin" w:date="2022-11-16T14:07:00Z">
          <w:pPr/>
        </w:pPrChange>
      </w:pPr>
      <w:r w:rsidRPr="00033F67">
        <w:rPr>
          <w:rFonts w:hint="eastAsia"/>
          <w:rPrChange w:id="463" w:author="keywin" w:date="2022-11-16T14:07:00Z">
            <w:rPr>
              <w:rFonts w:hint="eastAsia"/>
            </w:rPr>
          </w:rPrChange>
        </w:rPr>
        <w:t>1.7</w:t>
      </w:r>
      <w:r w:rsidRPr="00033F67">
        <w:rPr>
          <w:rFonts w:hint="eastAsia"/>
          <w:rPrChange w:id="464" w:author="keywin" w:date="2022-11-16T14:07:00Z">
            <w:rPr>
              <w:rFonts w:hint="eastAsia"/>
            </w:rPr>
          </w:rPrChange>
        </w:rPr>
        <w:t>注意</w:t>
      </w:r>
      <w:r w:rsidRPr="00033F67">
        <w:rPr>
          <w:rFonts w:hint="eastAsia"/>
          <w:rPrChange w:id="465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466" w:author="keywin" w:date="2022-11-16T14:07:00Z">
            <w:rPr>
              <w:rFonts w:hint="eastAsia"/>
            </w:rPr>
          </w:rPrChange>
        </w:rPr>
        <w:t>只有</w:t>
      </w:r>
      <w:r w:rsidRPr="00033F67">
        <w:rPr>
          <w:rFonts w:hint="eastAsia"/>
          <w:rPrChange w:id="467" w:author="keywin" w:date="2022-11-16T14:07:00Z">
            <w:rPr>
              <w:rFonts w:hint="eastAsia"/>
            </w:rPr>
          </w:rPrChange>
        </w:rPr>
        <w:t>rancher</w:t>
      </w:r>
      <w:r w:rsidRPr="00033F67">
        <w:rPr>
          <w:rFonts w:hint="eastAsia"/>
          <w:rPrChange w:id="468" w:author="keywin" w:date="2022-11-16T14:07:00Z">
            <w:rPr>
              <w:rFonts w:hint="eastAsia"/>
            </w:rPr>
          </w:rPrChange>
        </w:rPr>
        <w:t>主节点才装</w:t>
      </w:r>
      <w:r w:rsidRPr="00033F67">
        <w:rPr>
          <w:rFonts w:hint="eastAsia"/>
          <w:rPrChange w:id="469" w:author="keywin" w:date="2022-11-16T14:07:00Z">
            <w:rPr>
              <w:rFonts w:hint="eastAsia"/>
            </w:rPr>
          </w:rPrChange>
        </w:rPr>
        <w:t xml:space="preserve"> rancher  </w:t>
      </w:r>
      <w:r w:rsidRPr="00033F67">
        <w:rPr>
          <w:rFonts w:hint="eastAsia"/>
          <w:rPrChange w:id="470" w:author="keywin" w:date="2022-11-16T14:07:00Z">
            <w:rPr>
              <w:rFonts w:hint="eastAsia"/>
            </w:rPr>
          </w:rPrChange>
        </w:rPr>
        <w:t>从节点不需要安装</w:t>
      </w:r>
      <w:r w:rsidRPr="00033F67">
        <w:rPr>
          <w:rFonts w:hint="eastAsia"/>
          <w:rPrChange w:id="471" w:author="keywin" w:date="2022-11-16T14:07:00Z">
            <w:rPr>
              <w:rFonts w:hint="eastAsia"/>
            </w:rPr>
          </w:rPrChange>
        </w:rPr>
        <w:t xml:space="preserve">rancher  </w:t>
      </w:r>
      <w:r w:rsidRPr="00033F67">
        <w:rPr>
          <w:rFonts w:hint="eastAsia"/>
          <w:rPrChange w:id="472" w:author="keywin" w:date="2022-11-16T14:07:00Z">
            <w:rPr>
              <w:rFonts w:hint="eastAsia"/>
            </w:rPr>
          </w:rPrChange>
        </w:rPr>
        <w:t>但是从节点需要安装</w:t>
      </w:r>
      <w:r w:rsidRPr="00033F67">
        <w:rPr>
          <w:rFonts w:hint="eastAsia"/>
          <w:rPrChange w:id="473" w:author="keywin" w:date="2022-11-16T14:07:00Z">
            <w:rPr>
              <w:rFonts w:hint="eastAsia"/>
            </w:rPr>
          </w:rPrChange>
        </w:rPr>
        <w:t>docker(</w:t>
      </w:r>
      <w:r w:rsidRPr="00033F67">
        <w:rPr>
          <w:rFonts w:hint="eastAsia"/>
          <w:rPrChange w:id="474" w:author="keywin" w:date="2022-11-16T14:07:00Z">
            <w:rPr>
              <w:rFonts w:hint="eastAsia"/>
            </w:rPr>
          </w:rPrChange>
        </w:rPr>
        <w:t>安装</w:t>
      </w:r>
      <w:r w:rsidRPr="00033F67">
        <w:rPr>
          <w:rFonts w:hint="eastAsia"/>
          <w:rPrChange w:id="475" w:author="keywin" w:date="2022-11-16T14:07:00Z">
            <w:rPr>
              <w:rFonts w:hint="eastAsia"/>
            </w:rPr>
          </w:rPrChange>
        </w:rPr>
        <w:t>docker</w:t>
      </w:r>
      <w:r w:rsidRPr="00033F67">
        <w:rPr>
          <w:rFonts w:hint="eastAsia"/>
          <w:rPrChange w:id="476" w:author="keywin" w:date="2022-11-16T14:07:00Z">
            <w:rPr>
              <w:rFonts w:hint="eastAsia"/>
            </w:rPr>
          </w:rPrChange>
        </w:rPr>
        <w:t>步骤如上</w:t>
      </w:r>
      <w:r w:rsidRPr="00033F67">
        <w:rPr>
          <w:rFonts w:hint="eastAsia"/>
          <w:rPrChange w:id="477" w:author="keywin" w:date="2022-11-16T14:07:00Z">
            <w:rPr>
              <w:rFonts w:hint="eastAsia"/>
            </w:rPr>
          </w:rPrChange>
        </w:rPr>
        <w:t>)K8s</w:t>
      </w:r>
      <w:r w:rsidRPr="00033F67">
        <w:rPr>
          <w:rFonts w:hint="eastAsia"/>
          <w:rPrChange w:id="478" w:author="keywin" w:date="2022-11-16T14:07:00Z">
            <w:rPr>
              <w:rFonts w:hint="eastAsia"/>
            </w:rPr>
          </w:rPrChange>
        </w:rPr>
        <w:t>集群</w:t>
      </w:r>
      <w:ins w:id="479" w:author="keywin" w:date="2022-11-16T14:10:00Z">
        <w:r w:rsidR="00FE2D57">
          <w:rPr>
            <w:rFonts w:hint="eastAsia"/>
          </w:rPr>
          <w:t>（注意可以把</w:t>
        </w:r>
        <w:r w:rsidR="00FE2D57">
          <w:rPr>
            <w:rFonts w:hint="eastAsia"/>
          </w:rPr>
          <w:t>k</w:t>
        </w:r>
        <w:r w:rsidR="00FE2D57">
          <w:t>8s</w:t>
        </w:r>
        <w:r w:rsidR="00FE2D57">
          <w:rPr>
            <w:rFonts w:hint="eastAsia"/>
          </w:rPr>
          <w:t>的</w:t>
        </w:r>
        <w:r w:rsidR="00FE2D57">
          <w:rPr>
            <w:rFonts w:hint="eastAsia"/>
          </w:rPr>
          <w:t>master</w:t>
        </w:r>
      </w:ins>
      <w:ins w:id="480" w:author="keywin" w:date="2022-11-16T14:11:00Z">
        <w:r w:rsidR="00FE2D57">
          <w:rPr>
            <w:rFonts w:hint="eastAsia"/>
          </w:rPr>
          <w:t>安装在另一台虚拟机中，但这样最好把虚拟机的防火墙关掉</w:t>
        </w:r>
      </w:ins>
      <w:ins w:id="481" w:author="keywin" w:date="2022-11-16T14:12:00Z">
        <w:r w:rsidR="00DF2BAF">
          <w:rPr>
            <w:rFonts w:hint="eastAsia"/>
          </w:rPr>
          <w:t>，要不然虚拟机之的通信有问题</w:t>
        </w:r>
      </w:ins>
      <w:bookmarkStart w:id="482" w:name="_GoBack"/>
      <w:bookmarkEnd w:id="482"/>
      <w:ins w:id="483" w:author="keywin" w:date="2022-11-16T14:10:00Z">
        <w:r w:rsidR="00FE2D57">
          <w:rPr>
            <w:rFonts w:hint="eastAsia"/>
          </w:rPr>
          <w:t>）</w:t>
        </w:r>
      </w:ins>
    </w:p>
    <w:p w14:paraId="5786D111" w14:textId="77777777" w:rsidR="00C5075E" w:rsidRPr="00033F67" w:rsidRDefault="00134E85" w:rsidP="00033F67">
      <w:pPr>
        <w:rPr>
          <w:rPrChange w:id="484" w:author="keywin" w:date="2022-11-16T14:07:00Z">
            <w:rPr/>
          </w:rPrChange>
        </w:rPr>
        <w:pPrChange w:id="485" w:author="keywin" w:date="2022-11-16T14:07:00Z">
          <w:pPr/>
        </w:pPrChange>
      </w:pPr>
      <w:r w:rsidRPr="00033F67">
        <w:rPr>
          <w:rFonts w:hint="eastAsia"/>
          <w:rPrChange w:id="486" w:author="keywin" w:date="2022-11-16T14:07:00Z">
            <w:rPr>
              <w:rFonts w:hint="eastAsia"/>
            </w:rPr>
          </w:rPrChange>
        </w:rPr>
        <w:t>1.</w:t>
      </w:r>
      <w:r w:rsidRPr="00033F67">
        <w:rPr>
          <w:rFonts w:hint="eastAsia"/>
          <w:rPrChange w:id="487" w:author="keywin" w:date="2022-11-16T14:07:00Z">
            <w:rPr>
              <w:rFonts w:hint="eastAsia"/>
            </w:rPr>
          </w:rPrChange>
        </w:rPr>
        <w:t>开放端口</w:t>
      </w:r>
    </w:p>
    <w:p w14:paraId="6A0F630C" w14:textId="77777777" w:rsidR="00C5075E" w:rsidRPr="00033F67" w:rsidRDefault="00134E85" w:rsidP="00033F67">
      <w:pPr>
        <w:rPr>
          <w:rPrChange w:id="488" w:author="keywin" w:date="2022-11-16T14:07:00Z">
            <w:rPr/>
          </w:rPrChange>
        </w:rPr>
        <w:pPrChange w:id="489" w:author="keywin" w:date="2022-11-16T14:07:00Z">
          <w:pPr/>
        </w:pPrChange>
      </w:pPr>
      <w:r w:rsidRPr="00033F67">
        <w:rPr>
          <w:rPrChange w:id="490" w:author="keywin" w:date="2022-11-16T14:07:00Z">
            <w:rPr/>
          </w:rPrChange>
        </w:rPr>
        <w:t>firewall-cmd --zone=public --add-port=2379/tcp --permanent</w:t>
      </w:r>
    </w:p>
    <w:p w14:paraId="6B57B672" w14:textId="77777777" w:rsidR="00C5075E" w:rsidRPr="00033F67" w:rsidRDefault="00134E85" w:rsidP="00033F67">
      <w:pPr>
        <w:rPr>
          <w:rPrChange w:id="491" w:author="keywin" w:date="2022-11-16T14:07:00Z">
            <w:rPr/>
          </w:rPrChange>
        </w:rPr>
        <w:pPrChange w:id="492" w:author="keywin" w:date="2022-11-16T14:07:00Z">
          <w:pPr/>
        </w:pPrChange>
      </w:pPr>
      <w:r w:rsidRPr="00033F67">
        <w:rPr>
          <w:rPrChange w:id="493" w:author="keywin" w:date="2022-11-16T14:07:00Z">
            <w:rPr/>
          </w:rPrChange>
        </w:rPr>
        <w:t>firewall-cmd --zone=public --add-port=2380/tcp --permanent</w:t>
      </w:r>
    </w:p>
    <w:p w14:paraId="1EFF339E" w14:textId="77777777" w:rsidR="00C5075E" w:rsidRPr="00033F67" w:rsidRDefault="00134E85" w:rsidP="00033F67">
      <w:pPr>
        <w:rPr>
          <w:rPrChange w:id="494" w:author="keywin" w:date="2022-11-16T14:07:00Z">
            <w:rPr/>
          </w:rPrChange>
        </w:rPr>
        <w:pPrChange w:id="495" w:author="keywin" w:date="2022-11-16T14:07:00Z">
          <w:pPr/>
        </w:pPrChange>
      </w:pPr>
      <w:r w:rsidRPr="00033F67">
        <w:rPr>
          <w:rPrChange w:id="496" w:author="keywin" w:date="2022-11-16T14:07:00Z">
            <w:rPr/>
          </w:rPrChange>
        </w:rPr>
        <w:t>firewall-cmd --zone=public --add-port=6443/tcp --permanent</w:t>
      </w:r>
    </w:p>
    <w:p w14:paraId="3F6C0625" w14:textId="77777777" w:rsidR="00C5075E" w:rsidRPr="00033F67" w:rsidRDefault="00134E85" w:rsidP="00033F67">
      <w:pPr>
        <w:rPr>
          <w:rPrChange w:id="497" w:author="keywin" w:date="2022-11-16T14:07:00Z">
            <w:rPr/>
          </w:rPrChange>
        </w:rPr>
        <w:pPrChange w:id="498" w:author="keywin" w:date="2022-11-16T14:07:00Z">
          <w:pPr/>
        </w:pPrChange>
      </w:pPr>
      <w:r w:rsidRPr="00033F67">
        <w:rPr>
          <w:rPrChange w:id="499" w:author="keywin" w:date="2022-11-16T14:07:00Z">
            <w:rPr/>
          </w:rPrChange>
        </w:rPr>
        <w:t>firewall-cmd --zone=public --add-port=10250/tcp --permanent</w:t>
      </w:r>
    </w:p>
    <w:p w14:paraId="2E3499CD" w14:textId="77777777" w:rsidR="00C5075E" w:rsidRPr="00033F67" w:rsidRDefault="00134E85" w:rsidP="00033F67">
      <w:pPr>
        <w:rPr>
          <w:rPrChange w:id="500" w:author="keywin" w:date="2022-11-16T14:07:00Z">
            <w:rPr/>
          </w:rPrChange>
        </w:rPr>
        <w:pPrChange w:id="501" w:author="keywin" w:date="2022-11-16T14:07:00Z">
          <w:pPr/>
        </w:pPrChange>
      </w:pPr>
      <w:r w:rsidRPr="00033F67">
        <w:rPr>
          <w:rPrChange w:id="502" w:author="keywin" w:date="2022-11-16T14:07:00Z">
            <w:rPr/>
          </w:rPrChange>
        </w:rPr>
        <w:t>firewall-cmd --reload</w:t>
      </w:r>
      <w:r w:rsidRPr="00033F67">
        <w:rPr>
          <w:rFonts w:hint="eastAsia"/>
          <w:rPrChange w:id="503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504" w:author="keywin" w:date="2022-11-16T14:07:00Z">
            <w:rPr>
              <w:rFonts w:hint="eastAsia"/>
            </w:rPr>
          </w:rPrChange>
        </w:rPr>
        <w:t>此操作如果有从节点，从节点也需要执行</w:t>
      </w:r>
      <w:r w:rsidRPr="00033F67">
        <w:rPr>
          <w:rFonts w:hint="eastAsia"/>
          <w:rPrChange w:id="505" w:author="keywin" w:date="2022-11-16T14:07:00Z">
            <w:rPr>
              <w:rFonts w:hint="eastAsia"/>
            </w:rPr>
          </w:rPrChange>
        </w:rPr>
        <w:t>)</w:t>
      </w:r>
    </w:p>
    <w:p w14:paraId="32FD1794" w14:textId="77777777" w:rsidR="00C5075E" w:rsidRPr="00033F67" w:rsidRDefault="00C5075E" w:rsidP="00033F67">
      <w:pPr>
        <w:rPr>
          <w:rPrChange w:id="506" w:author="keywin" w:date="2022-11-16T14:07:00Z">
            <w:rPr/>
          </w:rPrChange>
        </w:rPr>
        <w:pPrChange w:id="507" w:author="keywin" w:date="2022-11-16T14:07:00Z">
          <w:pPr/>
        </w:pPrChange>
      </w:pPr>
    </w:p>
    <w:p w14:paraId="327E54E5" w14:textId="77777777" w:rsidR="00C5075E" w:rsidRPr="00033F67" w:rsidRDefault="00C5075E" w:rsidP="00033F67">
      <w:pPr>
        <w:rPr>
          <w:rPrChange w:id="508" w:author="keywin" w:date="2022-11-16T14:07:00Z">
            <w:rPr/>
          </w:rPrChange>
        </w:rPr>
        <w:pPrChange w:id="509" w:author="keywin" w:date="2022-11-16T14:07:00Z">
          <w:pPr/>
        </w:pPrChange>
      </w:pPr>
    </w:p>
    <w:p w14:paraId="338B9DA6" w14:textId="77777777" w:rsidR="00C5075E" w:rsidRPr="00033F67" w:rsidRDefault="00134E85" w:rsidP="00033F67">
      <w:pPr>
        <w:rPr>
          <w:rPrChange w:id="510" w:author="keywin" w:date="2022-11-16T14:07:00Z">
            <w:rPr/>
          </w:rPrChange>
        </w:rPr>
        <w:pPrChange w:id="511" w:author="keywin" w:date="2022-11-16T14:07:00Z">
          <w:pPr>
            <w:numPr>
              <w:numId w:val="2"/>
            </w:numPr>
            <w:tabs>
              <w:tab w:val="left" w:pos="312"/>
            </w:tabs>
          </w:pPr>
        </w:pPrChange>
      </w:pPr>
      <w:r w:rsidRPr="00033F67">
        <w:rPr>
          <w:rFonts w:hint="eastAsia"/>
          <w:rPrChange w:id="512" w:author="keywin" w:date="2022-11-16T14:07:00Z">
            <w:rPr>
              <w:rFonts w:hint="eastAsia"/>
            </w:rPr>
          </w:rPrChange>
        </w:rPr>
        <w:t>在浏览器中输入虚拟机的</w:t>
      </w:r>
      <w:r w:rsidRPr="00033F67">
        <w:rPr>
          <w:rFonts w:hint="eastAsia"/>
          <w:rPrChange w:id="513" w:author="keywin" w:date="2022-11-16T14:07:00Z">
            <w:rPr>
              <w:rFonts w:hint="eastAsia"/>
            </w:rPr>
          </w:rPrChange>
        </w:rPr>
        <w:t xml:space="preserve">ip </w:t>
      </w:r>
      <w:r w:rsidRPr="00033F67">
        <w:rPr>
          <w:rFonts w:hint="eastAsia"/>
          <w:rPrChange w:id="514" w:author="keywin" w:date="2022-11-16T14:07:00Z">
            <w:rPr>
              <w:rFonts w:hint="eastAsia"/>
            </w:rPr>
          </w:rPrChange>
        </w:rPr>
        <w:t>即可访问</w:t>
      </w:r>
      <w:r w:rsidRPr="00033F67">
        <w:rPr>
          <w:rFonts w:hint="eastAsia"/>
          <w:rPrChange w:id="515" w:author="keywin" w:date="2022-11-16T14:07:00Z">
            <w:rPr>
              <w:rFonts w:hint="eastAsia"/>
            </w:rPr>
          </w:rPrChange>
        </w:rPr>
        <w:t>rancher(</w:t>
      </w:r>
      <w:r w:rsidRPr="00033F67">
        <w:rPr>
          <w:rFonts w:hint="eastAsia"/>
          <w:rPrChange w:id="516" w:author="keywin" w:date="2022-11-16T14:07:00Z">
            <w:rPr>
              <w:rFonts w:hint="eastAsia"/>
            </w:rPr>
          </w:rPrChange>
        </w:rPr>
        <w:t>前提</w:t>
      </w:r>
      <w:r w:rsidRPr="00033F67">
        <w:rPr>
          <w:rFonts w:hint="eastAsia"/>
          <w:rPrChange w:id="517" w:author="keywin" w:date="2022-11-16T14:07:00Z">
            <w:rPr>
              <w:rFonts w:hint="eastAsia"/>
            </w:rPr>
          </w:rPrChange>
        </w:rPr>
        <w:t xml:space="preserve"> rancher</w:t>
      </w:r>
      <w:r w:rsidRPr="00033F67">
        <w:rPr>
          <w:rFonts w:hint="eastAsia"/>
          <w:rPrChange w:id="518" w:author="keywin" w:date="2022-11-16T14:07:00Z">
            <w:rPr>
              <w:rFonts w:hint="eastAsia"/>
            </w:rPr>
          </w:rPrChange>
        </w:rPr>
        <w:t>需要启动</w:t>
      </w:r>
      <w:r w:rsidRPr="00033F67">
        <w:rPr>
          <w:rFonts w:hint="eastAsia"/>
          <w:rPrChange w:id="519" w:author="keywin" w:date="2022-11-16T14:07:00Z">
            <w:rPr>
              <w:rFonts w:hint="eastAsia"/>
            </w:rPr>
          </w:rPrChange>
        </w:rPr>
        <w:t>,</w:t>
      </w:r>
      <w:r w:rsidRPr="00033F67">
        <w:rPr>
          <w:rFonts w:hint="eastAsia"/>
          <w:rPrChange w:id="520" w:author="keywin" w:date="2022-11-16T14:07:00Z">
            <w:rPr>
              <w:rFonts w:hint="eastAsia"/>
            </w:rPr>
          </w:rPrChange>
        </w:rPr>
        <w:t>不需要端口是因为端口为</w:t>
      </w:r>
      <w:r w:rsidRPr="00033F67">
        <w:rPr>
          <w:rFonts w:hint="eastAsia"/>
          <w:rPrChange w:id="521" w:author="keywin" w:date="2022-11-16T14:07:00Z">
            <w:rPr>
              <w:rFonts w:hint="eastAsia"/>
            </w:rPr>
          </w:rPrChange>
        </w:rPr>
        <w:t>80)</w:t>
      </w:r>
    </w:p>
    <w:p w14:paraId="0E2BB596" w14:textId="77777777" w:rsidR="00C5075E" w:rsidRPr="00033F67" w:rsidRDefault="00134E85" w:rsidP="00033F67">
      <w:r w:rsidRPr="00033F67">
        <w:rPr>
          <w:rPrChange w:id="522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424CC9F9" wp14:editId="16ED33CB">
            <wp:extent cx="5261610" cy="2802890"/>
            <wp:effectExtent l="0" t="0" r="1524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EB86" w14:textId="77777777" w:rsidR="00C5075E" w:rsidRPr="00033F67" w:rsidRDefault="00134E85" w:rsidP="00033F67">
      <w:pPr>
        <w:rPr>
          <w:rPrChange w:id="523" w:author="keywin" w:date="2022-11-16T14:07:00Z">
            <w:rPr/>
          </w:rPrChange>
        </w:rPr>
        <w:pPrChange w:id="524" w:author="keywin" w:date="2022-11-16T14:07:00Z">
          <w:pPr>
            <w:numPr>
              <w:numId w:val="2"/>
            </w:numPr>
            <w:tabs>
              <w:tab w:val="left" w:pos="312"/>
            </w:tabs>
          </w:pPr>
        </w:pPrChange>
      </w:pPr>
      <w:r w:rsidRPr="00033F67">
        <w:rPr>
          <w:rFonts w:hint="eastAsia"/>
        </w:rPr>
        <w:t>设置用户名密码进行访问</w:t>
      </w:r>
      <w:r w:rsidRPr="00033F67">
        <w:rPr>
          <w:rFonts w:hint="eastAsia"/>
          <w:rPrChange w:id="525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526" w:author="keywin" w:date="2022-11-16T14:07:00Z">
            <w:rPr>
              <w:rFonts w:hint="eastAsia"/>
            </w:rPr>
          </w:rPrChange>
        </w:rPr>
        <w:t>例如用户名：</w:t>
      </w:r>
      <w:r w:rsidRPr="00033F67">
        <w:rPr>
          <w:rFonts w:hint="eastAsia"/>
          <w:rPrChange w:id="527" w:author="keywin" w:date="2022-11-16T14:07:00Z">
            <w:rPr>
              <w:rFonts w:hint="eastAsia"/>
            </w:rPr>
          </w:rPrChange>
        </w:rPr>
        <w:t xml:space="preserve">admin  </w:t>
      </w:r>
      <w:r w:rsidRPr="00033F67">
        <w:rPr>
          <w:rFonts w:hint="eastAsia"/>
          <w:rPrChange w:id="528" w:author="keywin" w:date="2022-11-16T14:07:00Z">
            <w:rPr>
              <w:rFonts w:hint="eastAsia"/>
            </w:rPr>
          </w:rPrChange>
        </w:rPr>
        <w:t>密码：</w:t>
      </w:r>
      <w:r w:rsidRPr="00033F67">
        <w:rPr>
          <w:rFonts w:hint="eastAsia"/>
          <w:rPrChange w:id="529" w:author="keywin" w:date="2022-11-16T14:07:00Z">
            <w:rPr>
              <w:rFonts w:hint="eastAsia"/>
            </w:rPr>
          </w:rPrChange>
        </w:rPr>
        <w:t>admin)</w:t>
      </w:r>
    </w:p>
    <w:p w14:paraId="1F1537B8" w14:textId="77777777" w:rsidR="00C5075E" w:rsidRPr="00033F67" w:rsidRDefault="00C5075E" w:rsidP="00033F67">
      <w:pPr>
        <w:rPr>
          <w:rPrChange w:id="530" w:author="keywin" w:date="2022-11-16T14:07:00Z">
            <w:rPr/>
          </w:rPrChange>
        </w:rPr>
      </w:pPr>
    </w:p>
    <w:p w14:paraId="0C073EA0" w14:textId="77777777" w:rsidR="00C5075E" w:rsidRPr="00033F67" w:rsidRDefault="00134E85" w:rsidP="00033F67">
      <w:r w:rsidRPr="00033F67">
        <w:rPr>
          <w:rPrChange w:id="531" w:author="keywin" w:date="2022-11-16T14:07:00Z">
            <w:rPr>
              <w:noProof/>
            </w:rPr>
          </w:rPrChange>
        </w:rPr>
        <w:drawing>
          <wp:inline distT="0" distB="0" distL="114300" distR="114300" wp14:anchorId="24E8C086" wp14:editId="102E9CFD">
            <wp:extent cx="5273040" cy="2560320"/>
            <wp:effectExtent l="0" t="0" r="3810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3D1F" w14:textId="77777777" w:rsidR="00C5075E" w:rsidRPr="00033F67" w:rsidRDefault="00C5075E" w:rsidP="00033F67">
      <w:pPr>
        <w:rPr>
          <w:rPrChange w:id="532" w:author="keywin" w:date="2022-11-16T14:07:00Z">
            <w:rPr/>
          </w:rPrChange>
        </w:rPr>
        <w:pPrChange w:id="533" w:author="keywin" w:date="2022-11-16T14:07:00Z">
          <w:pPr/>
        </w:pPrChange>
      </w:pPr>
    </w:p>
    <w:p w14:paraId="77077C31" w14:textId="77777777" w:rsidR="00C5075E" w:rsidRPr="00033F67" w:rsidRDefault="00134E85" w:rsidP="00033F67">
      <w:pPr>
        <w:rPr>
          <w:rPrChange w:id="534" w:author="keywin" w:date="2022-11-16T14:07:00Z">
            <w:rPr/>
          </w:rPrChange>
        </w:rPr>
        <w:pPrChange w:id="535" w:author="keywin" w:date="2022-11-16T14:07:00Z">
          <w:pPr>
            <w:numPr>
              <w:numId w:val="2"/>
            </w:numPr>
            <w:tabs>
              <w:tab w:val="left" w:pos="312"/>
            </w:tabs>
          </w:pPr>
        </w:pPrChange>
      </w:pPr>
      <w:r w:rsidRPr="00033F67">
        <w:rPr>
          <w:rFonts w:hint="eastAsia"/>
          <w:rPrChange w:id="536" w:author="keywin" w:date="2022-11-16T14:07:00Z">
            <w:rPr>
              <w:rFonts w:hint="eastAsia"/>
            </w:rPr>
          </w:rPrChange>
        </w:rPr>
        <w:t>点击添加集群</w:t>
      </w:r>
    </w:p>
    <w:p w14:paraId="75344AE6" w14:textId="77777777" w:rsidR="00C5075E" w:rsidRPr="00033F67" w:rsidRDefault="00134E85" w:rsidP="00033F67">
      <w:r w:rsidRPr="00033F67">
        <w:rPr>
          <w:rPrChange w:id="537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67495440" wp14:editId="0331F9E3">
            <wp:extent cx="5256530" cy="2580005"/>
            <wp:effectExtent l="0" t="0" r="127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575B" w14:textId="77777777" w:rsidR="00C5075E" w:rsidRPr="00033F67" w:rsidRDefault="00134E85" w:rsidP="00033F67">
      <w:pPr>
        <w:rPr>
          <w:rPrChange w:id="538" w:author="keywin" w:date="2022-11-16T14:07:00Z">
            <w:rPr/>
          </w:rPrChange>
        </w:rPr>
        <w:pPrChange w:id="539" w:author="keywin" w:date="2022-11-16T14:07:00Z">
          <w:pPr/>
        </w:pPrChange>
      </w:pPr>
      <w:r w:rsidRPr="00033F67">
        <w:rPr>
          <w:rFonts w:hint="eastAsia"/>
          <w:rPrChange w:id="540" w:author="keywin" w:date="2022-11-16T14:07:00Z">
            <w:rPr>
              <w:rFonts w:hint="eastAsia"/>
            </w:rPr>
          </w:rPrChange>
        </w:rPr>
        <w:t xml:space="preserve">4 </w:t>
      </w:r>
      <w:r w:rsidRPr="00033F67">
        <w:rPr>
          <w:rFonts w:hint="eastAsia"/>
          <w:rPrChange w:id="541" w:author="keywin" w:date="2022-11-16T14:07:00Z">
            <w:rPr>
              <w:rFonts w:hint="eastAsia"/>
            </w:rPr>
          </w:rPrChange>
        </w:rPr>
        <w:t>输入名称</w:t>
      </w:r>
      <w:r w:rsidRPr="00033F67">
        <w:rPr>
          <w:rFonts w:hint="eastAsia"/>
          <w:rPrChange w:id="542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543" w:author="keywin" w:date="2022-11-16T14:07:00Z">
            <w:rPr>
              <w:rFonts w:hint="eastAsia"/>
            </w:rPr>
          </w:rPrChange>
        </w:rPr>
        <w:t>点击下一步</w:t>
      </w:r>
    </w:p>
    <w:p w14:paraId="5D663D5C" w14:textId="77777777" w:rsidR="00C5075E" w:rsidRPr="00033F67" w:rsidRDefault="00134E85" w:rsidP="00033F67">
      <w:pPr>
        <w:pPrChange w:id="544" w:author="keywin" w:date="2022-11-16T14:07:00Z">
          <w:pPr/>
        </w:pPrChange>
      </w:pPr>
      <w:r w:rsidRPr="00033F67">
        <w:rPr>
          <w:rPrChange w:id="545" w:author="keywin" w:date="2022-11-16T14:07:00Z">
            <w:rPr>
              <w:noProof/>
            </w:rPr>
          </w:rPrChange>
        </w:rPr>
        <w:drawing>
          <wp:inline distT="0" distB="0" distL="114300" distR="114300" wp14:anchorId="2F4C3CC0" wp14:editId="1AC36FF1">
            <wp:extent cx="5266690" cy="2570480"/>
            <wp:effectExtent l="0" t="0" r="1016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E3A4" w14:textId="77777777" w:rsidR="00C5075E" w:rsidRPr="00033F67" w:rsidRDefault="00C5075E" w:rsidP="00033F67">
      <w:pPr>
        <w:rPr>
          <w:rPrChange w:id="546" w:author="keywin" w:date="2022-11-16T14:07:00Z">
            <w:rPr/>
          </w:rPrChange>
        </w:rPr>
        <w:pPrChange w:id="547" w:author="keywin" w:date="2022-11-16T14:07:00Z">
          <w:pPr/>
        </w:pPrChange>
      </w:pPr>
    </w:p>
    <w:p w14:paraId="3EC5CFAA" w14:textId="77777777" w:rsidR="00C5075E" w:rsidRPr="00033F67" w:rsidRDefault="00134E85" w:rsidP="00033F67">
      <w:pPr>
        <w:rPr>
          <w:rPrChange w:id="548" w:author="keywin" w:date="2022-11-16T14:07:00Z">
            <w:rPr/>
          </w:rPrChange>
        </w:rPr>
        <w:pPrChange w:id="549" w:author="keywin" w:date="2022-11-16T14:07:00Z">
          <w:pPr/>
        </w:pPrChange>
      </w:pPr>
      <w:r w:rsidRPr="00033F67">
        <w:rPr>
          <w:rFonts w:hint="eastAsia"/>
          <w:rPrChange w:id="550" w:author="keywin" w:date="2022-11-16T14:07:00Z">
            <w:rPr>
              <w:rFonts w:hint="eastAsia"/>
            </w:rPr>
          </w:rPrChange>
        </w:rPr>
        <w:t xml:space="preserve">5  </w:t>
      </w:r>
      <w:r w:rsidRPr="00033F67">
        <w:rPr>
          <w:rFonts w:hint="eastAsia"/>
          <w:rPrChange w:id="551" w:author="keywin" w:date="2022-11-16T14:07:00Z">
            <w:rPr>
              <w:rFonts w:hint="eastAsia"/>
            </w:rPr>
          </w:rPrChange>
        </w:rPr>
        <w:t>非主节点</w:t>
      </w:r>
      <w:r w:rsidRPr="00033F67">
        <w:rPr>
          <w:rFonts w:hint="eastAsia"/>
          <w:rPrChange w:id="552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553" w:author="keywin" w:date="2022-11-16T14:07:00Z">
            <w:rPr>
              <w:rFonts w:hint="eastAsia"/>
            </w:rPr>
          </w:rPrChange>
        </w:rPr>
        <w:t>不需要勾选</w:t>
      </w:r>
      <w:r w:rsidRPr="00033F67">
        <w:rPr>
          <w:rFonts w:hint="eastAsia"/>
          <w:rPrChange w:id="554" w:author="keywin" w:date="2022-11-16T14:07:00Z">
            <w:rPr>
              <w:rFonts w:hint="eastAsia"/>
            </w:rPr>
          </w:rPrChange>
        </w:rPr>
        <w:t xml:space="preserve">Etcd  </w:t>
      </w:r>
    </w:p>
    <w:p w14:paraId="45BC725E" w14:textId="77777777" w:rsidR="00C5075E" w:rsidRPr="00033F67" w:rsidRDefault="00134E85" w:rsidP="00033F67">
      <w:pPr>
        <w:pPrChange w:id="555" w:author="keywin" w:date="2022-11-16T14:07:00Z">
          <w:pPr/>
        </w:pPrChange>
      </w:pPr>
      <w:r w:rsidRPr="00033F67">
        <w:rPr>
          <w:rPrChange w:id="556" w:author="keywin" w:date="2022-11-16T14:07:00Z">
            <w:rPr>
              <w:noProof/>
            </w:rPr>
          </w:rPrChange>
        </w:rPr>
        <w:drawing>
          <wp:inline distT="0" distB="0" distL="114300" distR="114300" wp14:anchorId="56AA2107" wp14:editId="57C1F763">
            <wp:extent cx="5267325" cy="2560320"/>
            <wp:effectExtent l="0" t="0" r="9525" b="1143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502B" w14:textId="77777777" w:rsidR="00C5075E" w:rsidRPr="00033F67" w:rsidRDefault="00134E85" w:rsidP="00033F67">
      <w:pPr>
        <w:rPr>
          <w:rPrChange w:id="557" w:author="keywin" w:date="2022-11-16T14:07:00Z">
            <w:rPr/>
          </w:rPrChange>
        </w:rPr>
        <w:pPrChange w:id="558" w:author="keywin" w:date="2022-11-16T14:07:00Z">
          <w:pPr/>
        </w:pPrChange>
      </w:pPr>
      <w:r w:rsidRPr="00033F67">
        <w:rPr>
          <w:rFonts w:hint="eastAsia"/>
          <w:rPrChange w:id="559" w:author="keywin" w:date="2022-11-16T14:07:00Z">
            <w:rPr>
              <w:rFonts w:hint="eastAsia"/>
            </w:rPr>
          </w:rPrChange>
        </w:rPr>
        <w:t xml:space="preserve">6 </w:t>
      </w:r>
      <w:r w:rsidRPr="00033F67">
        <w:rPr>
          <w:rFonts w:hint="eastAsia"/>
          <w:rPrChange w:id="560" w:author="keywin" w:date="2022-11-16T14:07:00Z">
            <w:rPr>
              <w:rFonts w:hint="eastAsia"/>
            </w:rPr>
          </w:rPrChange>
        </w:rPr>
        <w:t>点击完成</w:t>
      </w:r>
    </w:p>
    <w:p w14:paraId="611C8186" w14:textId="77777777" w:rsidR="00C5075E" w:rsidRPr="00033F67" w:rsidRDefault="00134E85" w:rsidP="00033F67">
      <w:pPr>
        <w:pPrChange w:id="561" w:author="keywin" w:date="2022-11-16T14:07:00Z">
          <w:pPr/>
        </w:pPrChange>
      </w:pPr>
      <w:r w:rsidRPr="00033F67">
        <w:rPr>
          <w:rPrChange w:id="562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473C75BE" wp14:editId="757DDFA0">
            <wp:extent cx="5262245" cy="2478405"/>
            <wp:effectExtent l="0" t="0" r="14605" b="171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CDD8" w14:textId="77777777" w:rsidR="00C5075E" w:rsidRPr="00033F67" w:rsidRDefault="00134E85" w:rsidP="00033F67">
      <w:pPr>
        <w:rPr>
          <w:rPrChange w:id="563" w:author="keywin" w:date="2022-11-16T14:07:00Z">
            <w:rPr/>
          </w:rPrChange>
        </w:rPr>
        <w:pPrChange w:id="564" w:author="keywin" w:date="2022-11-16T14:07:00Z">
          <w:pPr/>
        </w:pPrChange>
      </w:pPr>
      <w:r w:rsidRPr="00033F67">
        <w:rPr>
          <w:rFonts w:hint="eastAsia"/>
          <w:rPrChange w:id="565" w:author="keywin" w:date="2022-11-16T14:07:00Z">
            <w:rPr>
              <w:rFonts w:hint="eastAsia"/>
            </w:rPr>
          </w:rPrChange>
        </w:rPr>
        <w:t>7,</w:t>
      </w:r>
      <w:r w:rsidRPr="00033F67">
        <w:rPr>
          <w:rFonts w:hint="eastAsia"/>
          <w:rPrChange w:id="566" w:author="keywin" w:date="2022-11-16T14:07:00Z">
            <w:rPr>
              <w:rFonts w:hint="eastAsia"/>
            </w:rPr>
          </w:rPrChange>
        </w:rPr>
        <w:t>正在下载镜像</w:t>
      </w:r>
      <w:r w:rsidRPr="00033F67">
        <w:rPr>
          <w:rFonts w:hint="eastAsia"/>
          <w:rPrChange w:id="567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568" w:author="keywin" w:date="2022-11-16T14:07:00Z">
            <w:rPr>
              <w:rFonts w:hint="eastAsia"/>
            </w:rPr>
          </w:rPrChange>
        </w:rPr>
        <w:t>等待时间可能有点长</w:t>
      </w:r>
      <w:r w:rsidRPr="00033F67">
        <w:rPr>
          <w:rFonts w:hint="eastAsia"/>
          <w:rPrChange w:id="569" w:author="keywin" w:date="2022-11-16T14:07:00Z">
            <w:rPr>
              <w:rFonts w:hint="eastAsia"/>
            </w:rPr>
          </w:rPrChange>
        </w:rPr>
        <w:t>)</w:t>
      </w:r>
    </w:p>
    <w:p w14:paraId="63629AFA" w14:textId="77777777" w:rsidR="00C5075E" w:rsidRPr="00033F67" w:rsidRDefault="00134E85" w:rsidP="00033F67">
      <w:pPr>
        <w:pPrChange w:id="570" w:author="keywin" w:date="2022-11-16T14:07:00Z">
          <w:pPr/>
        </w:pPrChange>
      </w:pPr>
      <w:r w:rsidRPr="00033F67">
        <w:rPr>
          <w:rPrChange w:id="571" w:author="keywin" w:date="2022-11-16T14:07:00Z">
            <w:rPr>
              <w:noProof/>
            </w:rPr>
          </w:rPrChange>
        </w:rPr>
        <w:drawing>
          <wp:inline distT="0" distB="0" distL="114300" distR="114300" wp14:anchorId="78F8E2A6" wp14:editId="7F1BFF4D">
            <wp:extent cx="5259070" cy="2569210"/>
            <wp:effectExtent l="0" t="0" r="17780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5BE9" w14:textId="77777777" w:rsidR="00C5075E" w:rsidRPr="00033F67" w:rsidRDefault="00134E85" w:rsidP="00033F67">
      <w:pPr>
        <w:rPr>
          <w:rPrChange w:id="572" w:author="keywin" w:date="2022-11-16T14:07:00Z">
            <w:rPr/>
          </w:rPrChange>
        </w:rPr>
        <w:pPrChange w:id="573" w:author="keywin" w:date="2022-11-16T14:07:00Z">
          <w:pPr/>
        </w:pPrChange>
      </w:pPr>
      <w:r w:rsidRPr="00033F67">
        <w:rPr>
          <w:rFonts w:hint="eastAsia"/>
          <w:rPrChange w:id="574" w:author="keywin" w:date="2022-11-16T14:07:00Z">
            <w:rPr>
              <w:rFonts w:hint="eastAsia"/>
            </w:rPr>
          </w:rPrChange>
        </w:rPr>
        <w:t xml:space="preserve">8 </w:t>
      </w:r>
      <w:r w:rsidRPr="00033F67">
        <w:rPr>
          <w:rFonts w:hint="eastAsia"/>
          <w:rPrChange w:id="575" w:author="keywin" w:date="2022-11-16T14:07:00Z">
            <w:rPr>
              <w:rFonts w:hint="eastAsia"/>
            </w:rPr>
          </w:rPrChange>
        </w:rPr>
        <w:t>成功</w:t>
      </w:r>
    </w:p>
    <w:p w14:paraId="3232D37C" w14:textId="77777777" w:rsidR="00C5075E" w:rsidRPr="00033F67" w:rsidRDefault="00134E85" w:rsidP="00033F67">
      <w:pPr>
        <w:pPrChange w:id="576" w:author="keywin" w:date="2022-11-16T14:07:00Z">
          <w:pPr/>
        </w:pPrChange>
      </w:pPr>
      <w:r w:rsidRPr="00033F67">
        <w:rPr>
          <w:rPrChange w:id="577" w:author="keywin" w:date="2022-11-16T14:07:00Z">
            <w:rPr>
              <w:noProof/>
            </w:rPr>
          </w:rPrChange>
        </w:rPr>
        <w:drawing>
          <wp:inline distT="0" distB="0" distL="114300" distR="114300" wp14:anchorId="701E16B2" wp14:editId="4D598FE4">
            <wp:extent cx="5256530" cy="2585720"/>
            <wp:effectExtent l="0" t="0" r="1270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0DB8" w14:textId="77777777" w:rsidR="00C5075E" w:rsidRPr="00033F67" w:rsidRDefault="00134E85" w:rsidP="00033F67">
      <w:pPr>
        <w:rPr>
          <w:rPrChange w:id="578" w:author="keywin" w:date="2022-11-16T14:07:00Z">
            <w:rPr/>
          </w:rPrChange>
        </w:rPr>
        <w:pPrChange w:id="579" w:author="keywin" w:date="2022-11-16T14:07:00Z">
          <w:pPr/>
        </w:pPrChange>
      </w:pPr>
      <w:r w:rsidRPr="00033F67">
        <w:rPr>
          <w:rFonts w:hint="eastAsia"/>
          <w:rPrChange w:id="580" w:author="keywin" w:date="2022-11-16T14:07:00Z">
            <w:rPr>
              <w:rFonts w:hint="eastAsia"/>
            </w:rPr>
          </w:rPrChange>
        </w:rPr>
        <w:t xml:space="preserve">9 </w:t>
      </w:r>
      <w:r w:rsidRPr="00033F67">
        <w:rPr>
          <w:rFonts w:hint="eastAsia"/>
          <w:rPrChange w:id="581" w:author="keywin" w:date="2022-11-16T14:07:00Z">
            <w:rPr>
              <w:rFonts w:hint="eastAsia"/>
            </w:rPr>
          </w:rPrChange>
        </w:rPr>
        <w:t>如果出现该错误</w:t>
      </w:r>
      <w:r w:rsidRPr="00033F67">
        <w:rPr>
          <w:rFonts w:hint="eastAsia"/>
          <w:rPrChange w:id="582" w:author="keywin" w:date="2022-11-16T14:07:00Z">
            <w:rPr>
              <w:rFonts w:hint="eastAsia"/>
            </w:rPr>
          </w:rPrChange>
        </w:rPr>
        <w:t xml:space="preserve"> [etcd] Failed to bring up Etcd Plane: etcd cluster is unhealthy: hosts [192.</w:t>
      </w:r>
    </w:p>
    <w:p w14:paraId="7B63253B" w14:textId="77777777" w:rsidR="00C5075E" w:rsidRPr="00033F67" w:rsidRDefault="00134E85" w:rsidP="00033F67">
      <w:pPr>
        <w:rPr>
          <w:rPrChange w:id="583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584" w:author="keywin" w:date="2022-11-16T14:07:00Z">
          <w:pPr/>
        </w:pPrChange>
      </w:pPr>
      <w:r w:rsidRPr="00033F67">
        <w:rPr>
          <w:rFonts w:hint="eastAsia"/>
          <w:rPrChange w:id="585" w:author="keywin" w:date="2022-11-16T14:07:00Z">
            <w:rPr>
              <w:rFonts w:hint="eastAsia"/>
            </w:rPr>
          </w:rPrChange>
        </w:rPr>
        <w:t>请访问该网址解决</w:t>
      </w:r>
      <w:r w:rsidRPr="00033F67">
        <w:rPr>
          <w:rFonts w:hint="eastAsia"/>
          <w:rPrChange w:id="586" w:author="keywin" w:date="2022-11-16T14:07:00Z">
            <w:rPr>
              <w:rFonts w:hint="eastAsia"/>
            </w:rPr>
          </w:rPrChange>
        </w:rPr>
        <w:t xml:space="preserve"> </w:t>
      </w:r>
      <w:r w:rsidR="00B913F8" w:rsidRPr="00033F67">
        <w:fldChar w:fldCharType="begin"/>
      </w:r>
      <w:r w:rsidR="00B913F8" w:rsidRPr="00033F67">
        <w:rPr>
          <w:rPrChange w:id="587" w:author="keywin" w:date="2022-11-16T14:07:00Z">
            <w:rPr/>
          </w:rPrChange>
        </w:rPr>
        <w:instrText xml:space="preserve"> HYPERLINK "https://blog.csdn.net/vah101/article/details/91868147" </w:instrText>
      </w:r>
      <w:r w:rsidR="00B913F8" w:rsidRPr="00033F67">
        <w:rPr>
          <w:rPrChange w:id="588" w:author="keywin" w:date="2022-11-16T14:07:00Z">
            <w:rPr/>
          </w:rPrChange>
        </w:rPr>
        <w:fldChar w:fldCharType="separate"/>
      </w:r>
      <w:r w:rsidRPr="00033F67">
        <w:rPr>
          <w:rStyle w:val="a3"/>
          <w:rPrChange w:id="589" w:author="keywin" w:date="2022-11-16T14:07:00Z">
            <w:rPr>
              <w:rStyle w:val="a3"/>
              <w:rFonts w:ascii="宋体" w:eastAsia="宋体" w:hAnsi="宋体" w:cs="宋体"/>
              <w:sz w:val="24"/>
            </w:rPr>
          </w:rPrChange>
        </w:rPr>
        <w:t>https://blog.csdn.net/vah101/article/details/91868147</w:t>
      </w:r>
      <w:r w:rsidR="00B913F8" w:rsidRPr="00033F67">
        <w:rPr>
          <w:rPrChange w:id="590" w:author="keywin" w:date="2022-11-16T14:07:00Z">
            <w:rPr>
              <w:rStyle w:val="a3"/>
              <w:rFonts w:ascii="宋体" w:eastAsia="宋体" w:hAnsi="宋体" w:cs="宋体"/>
              <w:sz w:val="24"/>
            </w:rPr>
          </w:rPrChange>
        </w:rPr>
        <w:fldChar w:fldCharType="end"/>
      </w:r>
    </w:p>
    <w:p w14:paraId="25983D06" w14:textId="77777777" w:rsidR="00C5075E" w:rsidRPr="00033F67" w:rsidRDefault="00134E85" w:rsidP="00033F67">
      <w:pPr>
        <w:rPr>
          <w:rPrChange w:id="591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592" w:author="keywin" w:date="2022-11-16T14:07:00Z">
          <w:pPr/>
        </w:pPrChange>
      </w:pPr>
      <w:r w:rsidRPr="00033F67">
        <w:rPr>
          <w:rFonts w:hint="eastAsia"/>
          <w:rPrChange w:id="593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lastRenderedPageBreak/>
        <w:t>问题还解决不来</w:t>
      </w:r>
      <w:r w:rsidRPr="00033F67">
        <w:rPr>
          <w:rFonts w:hint="eastAsia"/>
          <w:rPrChange w:id="594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</w:t>
      </w:r>
    </w:p>
    <w:p w14:paraId="5C69DAEE" w14:textId="77777777" w:rsidR="00C5075E" w:rsidRPr="00033F67" w:rsidRDefault="00134E85" w:rsidP="00033F67">
      <w:pPr>
        <w:rPr>
          <w:rPrChange w:id="595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596" w:author="keywin" w:date="2022-11-16T14:07:00Z">
          <w:pPr/>
        </w:pPrChange>
      </w:pPr>
      <w:r w:rsidRPr="00033F67">
        <w:rPr>
          <w:rFonts w:hint="eastAsia"/>
          <w:rPrChange w:id="597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重启虚拟机</w:t>
      </w:r>
      <w:r w:rsidRPr="00033F67">
        <w:rPr>
          <w:rFonts w:hint="eastAsia"/>
          <w:rPrChange w:id="598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reboot</w:t>
      </w:r>
    </w:p>
    <w:p w14:paraId="6400CECD" w14:textId="77777777" w:rsidR="00C5075E" w:rsidRPr="00033F67" w:rsidRDefault="00134E85" w:rsidP="00033F67">
      <w:pPr>
        <w:rPr>
          <w:rPrChange w:id="599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00" w:author="keywin" w:date="2022-11-16T14:07:00Z">
          <w:pPr/>
        </w:pPrChange>
      </w:pPr>
      <w:r w:rsidRPr="00033F67">
        <w:rPr>
          <w:rFonts w:hint="eastAsia"/>
          <w:rPrChange w:id="601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10 </w:t>
      </w:r>
      <w:r w:rsidRPr="00033F67">
        <w:rPr>
          <w:rFonts w:hint="eastAsia"/>
          <w:rPrChange w:id="602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新增从节点</w:t>
      </w:r>
      <w:r w:rsidRPr="00033F67">
        <w:rPr>
          <w:rFonts w:hint="eastAsia"/>
          <w:rPrChange w:id="603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</w:t>
      </w:r>
      <w:r w:rsidRPr="00033F67">
        <w:rPr>
          <w:rFonts w:hint="eastAsia"/>
          <w:rPrChange w:id="604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每新增一个</w:t>
      </w:r>
      <w:r w:rsidRPr="00033F67">
        <w:rPr>
          <w:rFonts w:hint="eastAsia"/>
          <w:rPrChange w:id="605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,</w:t>
      </w:r>
      <w:r w:rsidRPr="00033F67">
        <w:rPr>
          <w:rFonts w:hint="eastAsia"/>
          <w:rPrChange w:id="606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需要修改该虚拟机的</w:t>
      </w:r>
      <w:r w:rsidRPr="00033F67">
        <w:rPr>
          <w:rFonts w:hint="eastAsia"/>
          <w:rPrChange w:id="607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hostname </w:t>
      </w:r>
      <w:r w:rsidRPr="00033F67">
        <w:rPr>
          <w:rFonts w:hint="eastAsia"/>
          <w:rPrChange w:id="608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否则集群不成功</w:t>
      </w:r>
    </w:p>
    <w:p w14:paraId="0E0A6F5C" w14:textId="77777777" w:rsidR="00C5075E" w:rsidRPr="00033F67" w:rsidRDefault="00134E85" w:rsidP="00033F67">
      <w:pPr>
        <w:rPr>
          <w:rPrChange w:id="609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10" w:author="keywin" w:date="2022-11-16T14:07:00Z">
          <w:pPr/>
        </w:pPrChange>
      </w:pPr>
      <w:r w:rsidRPr="00033F67">
        <w:rPr>
          <w:rFonts w:hint="eastAsia"/>
          <w:rPrChange w:id="611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执行如下命令</w:t>
      </w:r>
      <w:r w:rsidRPr="00033F67">
        <w:rPr>
          <w:rFonts w:hint="eastAsia"/>
          <w:rPrChange w:id="612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</w:t>
      </w:r>
      <w:r w:rsidRPr="00033F67">
        <w:rPr>
          <w:rFonts w:hint="eastAsia"/>
          <w:rPrChange w:id="613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修改本机名称</w:t>
      </w:r>
    </w:p>
    <w:p w14:paraId="415ECA94" w14:textId="77777777" w:rsidR="00C5075E" w:rsidRPr="00033F67" w:rsidRDefault="00134E85" w:rsidP="00033F67">
      <w:pPr>
        <w:rPr>
          <w:rPrChange w:id="614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15" w:author="keywin" w:date="2022-11-16T14:07:00Z">
          <w:pPr/>
        </w:pPrChange>
      </w:pPr>
      <w:r w:rsidRPr="00033F67">
        <w:rPr>
          <w:rFonts w:hint="eastAsia"/>
          <w:rPrChange w:id="616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hostnamectl set-hostname </w:t>
      </w:r>
      <w:r w:rsidRPr="00033F67">
        <w:rPr>
          <w:rFonts w:hint="eastAsia"/>
          <w:rPrChange w:id="617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修改的名字</w:t>
      </w:r>
      <w:r w:rsidRPr="00033F67">
        <w:rPr>
          <w:rFonts w:hint="eastAsia"/>
          <w:rPrChange w:id="618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(</w:t>
      </w:r>
      <w:r w:rsidRPr="00033F67">
        <w:rPr>
          <w:rFonts w:hint="eastAsia"/>
          <w:rPrChange w:id="619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例如</w:t>
      </w:r>
      <w:r w:rsidRPr="00033F67">
        <w:rPr>
          <w:rFonts w:hint="eastAsia"/>
          <w:rPrChange w:id="620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localhost+</w:t>
      </w:r>
      <w:r w:rsidRPr="00033F67">
        <w:rPr>
          <w:rFonts w:hint="eastAsia"/>
          <w:rPrChange w:id="621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虚拟机</w:t>
      </w:r>
      <w:r w:rsidRPr="00033F67">
        <w:rPr>
          <w:rFonts w:hint="eastAsia"/>
          <w:rPrChange w:id="622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ip)</w:t>
      </w:r>
    </w:p>
    <w:p w14:paraId="6C8E6568" w14:textId="77777777" w:rsidR="00C5075E" w:rsidRPr="00033F67" w:rsidRDefault="00134E85" w:rsidP="00033F67">
      <w:pPr>
        <w:rPr>
          <w:rPrChange w:id="623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24" w:author="keywin" w:date="2022-11-16T14:07:00Z">
          <w:pPr/>
        </w:pPrChange>
      </w:pPr>
      <w:r w:rsidRPr="00033F67">
        <w:rPr>
          <w:rFonts w:hint="eastAsia"/>
          <w:rPrChange w:id="625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hostname </w:t>
      </w:r>
      <w:r w:rsidRPr="00033F67">
        <w:rPr>
          <w:rFonts w:hint="eastAsia"/>
          <w:rPrChange w:id="626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用于查看本机名称</w:t>
      </w:r>
    </w:p>
    <w:p w14:paraId="2DD53839" w14:textId="77777777" w:rsidR="00C5075E" w:rsidRPr="00033F67" w:rsidRDefault="00134E85" w:rsidP="00033F67">
      <w:pPr>
        <w:rPr>
          <w:rPrChange w:id="627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28" w:author="keywin" w:date="2022-11-16T14:07:00Z">
          <w:pPr/>
        </w:pPrChange>
      </w:pPr>
      <w:r w:rsidRPr="00033F67">
        <w:rPr>
          <w:rPrChange w:id="629" w:author="keywin" w:date="2022-11-16T14:07:00Z">
            <w:rPr>
              <w:noProof/>
            </w:rPr>
          </w:rPrChange>
        </w:rPr>
        <w:drawing>
          <wp:inline distT="0" distB="0" distL="114300" distR="114300" wp14:anchorId="7FF206F3" wp14:editId="0301926A">
            <wp:extent cx="5257800" cy="2571115"/>
            <wp:effectExtent l="0" t="0" r="0" b="63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CD8" w14:textId="77777777" w:rsidR="00C5075E" w:rsidRPr="00033F67" w:rsidRDefault="00134E85" w:rsidP="00033F67">
      <w:pPr>
        <w:rPr>
          <w:rPrChange w:id="630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31" w:author="keywin" w:date="2022-11-16T14:07:00Z">
          <w:pPr/>
        </w:pPrChange>
      </w:pPr>
      <w:r w:rsidRPr="00033F67">
        <w:rPr>
          <w:rFonts w:hint="eastAsia"/>
          <w:rPrChange w:id="632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建议重启虚拟机</w:t>
      </w:r>
      <w:r w:rsidRPr="00033F67">
        <w:rPr>
          <w:rFonts w:hint="eastAsia"/>
          <w:rPrChange w:id="633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reboot</w:t>
      </w:r>
    </w:p>
    <w:p w14:paraId="4D8B9803" w14:textId="77777777" w:rsidR="00C5075E" w:rsidRPr="00033F67" w:rsidRDefault="00C5075E" w:rsidP="00033F67">
      <w:pPr>
        <w:rPr>
          <w:rPrChange w:id="634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35" w:author="keywin" w:date="2022-11-16T14:07:00Z">
          <w:pPr/>
        </w:pPrChange>
      </w:pPr>
    </w:p>
    <w:p w14:paraId="7F539A5B" w14:textId="77777777" w:rsidR="00C5075E" w:rsidRPr="00033F67" w:rsidRDefault="00C5075E" w:rsidP="00033F67">
      <w:pPr>
        <w:rPr>
          <w:rPrChange w:id="636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37" w:author="keywin" w:date="2022-11-16T14:07:00Z">
          <w:pPr/>
        </w:pPrChange>
      </w:pPr>
    </w:p>
    <w:p w14:paraId="45558B25" w14:textId="77777777" w:rsidR="00C5075E" w:rsidRPr="00033F67" w:rsidRDefault="00C5075E" w:rsidP="00033F67">
      <w:pPr>
        <w:rPr>
          <w:rPrChange w:id="638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39" w:author="keywin" w:date="2022-11-16T14:07:00Z">
          <w:pPr/>
        </w:pPrChange>
      </w:pPr>
    </w:p>
    <w:p w14:paraId="7DC7EE78" w14:textId="77777777" w:rsidR="00C5075E" w:rsidRPr="00033F67" w:rsidRDefault="00C5075E" w:rsidP="00033F67">
      <w:pPr>
        <w:rPr>
          <w:rPrChange w:id="640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41" w:author="keywin" w:date="2022-11-16T14:07:00Z">
          <w:pPr/>
        </w:pPrChange>
      </w:pPr>
    </w:p>
    <w:p w14:paraId="7A145E3D" w14:textId="77777777" w:rsidR="00C5075E" w:rsidRPr="00033F67" w:rsidRDefault="00134E85" w:rsidP="00033F67">
      <w:pPr>
        <w:rPr>
          <w:rPrChange w:id="642" w:author="keywin" w:date="2022-11-16T14:07:00Z">
            <w:rPr>
              <w:rFonts w:ascii="宋体" w:eastAsia="宋体" w:hAnsi="宋体" w:cs="宋体"/>
              <w:sz w:val="24"/>
            </w:rPr>
          </w:rPrChange>
        </w:rPr>
        <w:pPrChange w:id="643" w:author="keywin" w:date="2022-11-16T14:07:00Z">
          <w:pPr/>
        </w:pPrChange>
      </w:pPr>
      <w:r w:rsidRPr="00033F67">
        <w:rPr>
          <w:rFonts w:hint="eastAsia"/>
          <w:rPrChange w:id="644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11,</w:t>
      </w:r>
      <w:r w:rsidRPr="00033F67">
        <w:rPr>
          <w:rFonts w:hint="eastAsia"/>
          <w:rPrChange w:id="645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新增从节点</w:t>
      </w:r>
      <w:r w:rsidRPr="00033F67">
        <w:rPr>
          <w:rFonts w:hint="eastAsia"/>
          <w:rPrChange w:id="646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 xml:space="preserve">  </w:t>
      </w:r>
      <w:r w:rsidRPr="00033F67">
        <w:rPr>
          <w:rFonts w:hint="eastAsia"/>
          <w:rPrChange w:id="647" w:author="keywin" w:date="2022-11-16T14:07:00Z">
            <w:rPr>
              <w:rFonts w:ascii="宋体" w:eastAsia="宋体" w:hAnsi="宋体" w:cs="宋体" w:hint="eastAsia"/>
              <w:sz w:val="24"/>
            </w:rPr>
          </w:rPrChange>
        </w:rPr>
        <w:t>点击编辑</w:t>
      </w:r>
    </w:p>
    <w:p w14:paraId="7A7032AF" w14:textId="77777777" w:rsidR="00C5075E" w:rsidRPr="00033F67" w:rsidRDefault="00134E85" w:rsidP="00033F67">
      <w:pPr>
        <w:pPrChange w:id="648" w:author="keywin" w:date="2022-11-16T14:07:00Z">
          <w:pPr/>
        </w:pPrChange>
      </w:pPr>
      <w:r w:rsidRPr="00033F67">
        <w:rPr>
          <w:rPrChange w:id="649" w:author="keywin" w:date="2022-11-16T14:07:00Z">
            <w:rPr>
              <w:noProof/>
            </w:rPr>
          </w:rPrChange>
        </w:rPr>
        <w:drawing>
          <wp:inline distT="0" distB="0" distL="114300" distR="114300" wp14:anchorId="6E5AA2FA" wp14:editId="262B530D">
            <wp:extent cx="5266690" cy="2570480"/>
            <wp:effectExtent l="0" t="0" r="1016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4C66" w14:textId="77777777" w:rsidR="00C5075E" w:rsidRPr="00033F67" w:rsidRDefault="00C5075E" w:rsidP="00033F67">
      <w:pPr>
        <w:rPr>
          <w:rPrChange w:id="650" w:author="keywin" w:date="2022-11-16T14:07:00Z">
            <w:rPr/>
          </w:rPrChange>
        </w:rPr>
        <w:pPrChange w:id="651" w:author="keywin" w:date="2022-11-16T14:07:00Z">
          <w:pPr/>
        </w:pPrChange>
      </w:pPr>
    </w:p>
    <w:p w14:paraId="0C60C365" w14:textId="77777777" w:rsidR="00C5075E" w:rsidRPr="00033F67" w:rsidRDefault="00134E85" w:rsidP="00033F67">
      <w:pPr>
        <w:rPr>
          <w:rPrChange w:id="652" w:author="keywin" w:date="2022-11-16T14:07:00Z">
            <w:rPr/>
          </w:rPrChange>
        </w:rPr>
        <w:pPrChange w:id="653" w:author="keywin" w:date="2022-11-16T14:07:00Z">
          <w:pPr/>
        </w:pPrChange>
      </w:pPr>
      <w:r w:rsidRPr="00033F67">
        <w:rPr>
          <w:rFonts w:hint="eastAsia"/>
          <w:rPrChange w:id="654" w:author="keywin" w:date="2022-11-16T14:07:00Z">
            <w:rPr>
              <w:rFonts w:hint="eastAsia"/>
            </w:rPr>
          </w:rPrChange>
        </w:rPr>
        <w:t>12,</w:t>
      </w:r>
      <w:r w:rsidRPr="00033F67">
        <w:rPr>
          <w:rFonts w:hint="eastAsia"/>
          <w:rPrChange w:id="655" w:author="keywin" w:date="2022-11-16T14:07:00Z">
            <w:rPr>
              <w:rFonts w:hint="eastAsia"/>
            </w:rPr>
          </w:rPrChange>
        </w:rPr>
        <w:t>勾选</w:t>
      </w:r>
    </w:p>
    <w:p w14:paraId="7734A11A" w14:textId="77777777" w:rsidR="00C5075E" w:rsidRPr="00033F67" w:rsidRDefault="00134E85" w:rsidP="00033F67">
      <w:pPr>
        <w:pPrChange w:id="656" w:author="keywin" w:date="2022-11-16T14:07:00Z">
          <w:pPr/>
        </w:pPrChange>
      </w:pPr>
      <w:r w:rsidRPr="00033F67">
        <w:rPr>
          <w:rPrChange w:id="657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671DD870" wp14:editId="7F051BCC">
            <wp:extent cx="5267325" cy="2602230"/>
            <wp:effectExtent l="0" t="0" r="9525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511D" w14:textId="77777777" w:rsidR="00C5075E" w:rsidRPr="00033F67" w:rsidRDefault="00134E85" w:rsidP="00033F67">
      <w:pPr>
        <w:rPr>
          <w:rPrChange w:id="658" w:author="keywin" w:date="2022-11-16T14:07:00Z">
            <w:rPr/>
          </w:rPrChange>
        </w:rPr>
        <w:pPrChange w:id="659" w:author="keywin" w:date="2022-11-16T14:07:00Z">
          <w:pPr/>
        </w:pPrChange>
      </w:pPr>
      <w:r w:rsidRPr="00033F67">
        <w:rPr>
          <w:rFonts w:hint="eastAsia"/>
          <w:rPrChange w:id="660" w:author="keywin" w:date="2022-11-16T14:07:00Z">
            <w:rPr>
              <w:rFonts w:hint="eastAsia"/>
            </w:rPr>
          </w:rPrChange>
        </w:rPr>
        <w:t>13</w:t>
      </w:r>
      <w:r w:rsidRPr="00033F67">
        <w:rPr>
          <w:rFonts w:hint="eastAsia"/>
          <w:rPrChange w:id="661" w:author="keywin" w:date="2022-11-16T14:07:00Z">
            <w:rPr>
              <w:rFonts w:hint="eastAsia"/>
            </w:rPr>
          </w:rPrChange>
        </w:rPr>
        <w:t>复制命令在虚拟机上执行</w:t>
      </w:r>
      <w:r w:rsidRPr="00033F67">
        <w:rPr>
          <w:rFonts w:hint="eastAsia"/>
          <w:rPrChange w:id="662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663" w:author="keywin" w:date="2022-11-16T14:07:00Z">
            <w:rPr>
              <w:rFonts w:hint="eastAsia"/>
            </w:rPr>
          </w:rPrChange>
        </w:rPr>
        <w:t>此处点击取消</w:t>
      </w:r>
      <w:r w:rsidRPr="00033F67">
        <w:rPr>
          <w:rFonts w:hint="eastAsia"/>
          <w:rPrChange w:id="664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665" w:author="keywin" w:date="2022-11-16T14:07:00Z">
            <w:rPr>
              <w:rFonts w:hint="eastAsia"/>
            </w:rPr>
          </w:rPrChange>
        </w:rPr>
        <w:t>不要点击保存</w:t>
      </w:r>
    </w:p>
    <w:p w14:paraId="01D5AA51" w14:textId="77777777" w:rsidR="00C5075E" w:rsidRPr="00033F67" w:rsidRDefault="00C5075E" w:rsidP="00033F67">
      <w:pPr>
        <w:rPr>
          <w:rPrChange w:id="666" w:author="keywin" w:date="2022-11-16T14:07:00Z">
            <w:rPr/>
          </w:rPrChange>
        </w:rPr>
        <w:pPrChange w:id="667" w:author="keywin" w:date="2022-11-16T14:07:00Z">
          <w:pPr/>
        </w:pPrChange>
      </w:pPr>
    </w:p>
    <w:p w14:paraId="7CF3A4A9" w14:textId="77777777" w:rsidR="00C5075E" w:rsidRPr="00033F67" w:rsidRDefault="00134E85" w:rsidP="00033F67">
      <w:pPr>
        <w:pPrChange w:id="668" w:author="keywin" w:date="2022-11-16T14:07:00Z">
          <w:pPr/>
        </w:pPrChange>
      </w:pPr>
      <w:r w:rsidRPr="00033F67">
        <w:rPr>
          <w:rPrChange w:id="669" w:author="keywin" w:date="2022-11-16T14:07:00Z">
            <w:rPr>
              <w:noProof/>
            </w:rPr>
          </w:rPrChange>
        </w:rPr>
        <w:drawing>
          <wp:inline distT="0" distB="0" distL="114300" distR="114300" wp14:anchorId="02085C85" wp14:editId="15D21417">
            <wp:extent cx="5260340" cy="2532380"/>
            <wp:effectExtent l="0" t="0" r="1651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F34A" w14:textId="77777777" w:rsidR="00C5075E" w:rsidRPr="00033F67" w:rsidRDefault="00C5075E" w:rsidP="00033F67">
      <w:pPr>
        <w:rPr>
          <w:rPrChange w:id="670" w:author="keywin" w:date="2022-11-16T14:07:00Z">
            <w:rPr/>
          </w:rPrChange>
        </w:rPr>
        <w:pPrChange w:id="671" w:author="keywin" w:date="2022-11-16T14:07:00Z">
          <w:pPr/>
        </w:pPrChange>
      </w:pPr>
    </w:p>
    <w:p w14:paraId="01822D16" w14:textId="77777777" w:rsidR="00C5075E" w:rsidRPr="00033F67" w:rsidRDefault="00134E85" w:rsidP="00033F67">
      <w:pPr>
        <w:rPr>
          <w:rPrChange w:id="672" w:author="keywin" w:date="2022-11-16T14:07:00Z">
            <w:rPr/>
          </w:rPrChange>
        </w:rPr>
        <w:pPrChange w:id="673" w:author="keywin" w:date="2022-11-16T14:07:00Z">
          <w:pPr/>
        </w:pPrChange>
      </w:pPr>
      <w:r w:rsidRPr="00033F67">
        <w:rPr>
          <w:rFonts w:hint="eastAsia"/>
          <w:rPrChange w:id="674" w:author="keywin" w:date="2022-11-16T14:07:00Z">
            <w:rPr>
              <w:rFonts w:hint="eastAsia"/>
            </w:rPr>
          </w:rPrChange>
        </w:rPr>
        <w:t>14,</w:t>
      </w:r>
    </w:p>
    <w:p w14:paraId="7A08583D" w14:textId="77777777" w:rsidR="00C5075E" w:rsidRPr="00033F67" w:rsidRDefault="00134E85" w:rsidP="00033F67">
      <w:pPr>
        <w:pPrChange w:id="675" w:author="keywin" w:date="2022-11-16T14:07:00Z">
          <w:pPr/>
        </w:pPrChange>
      </w:pPr>
      <w:r w:rsidRPr="00033F67">
        <w:rPr>
          <w:rPrChange w:id="676" w:author="keywin" w:date="2022-11-16T14:07:00Z">
            <w:rPr>
              <w:noProof/>
            </w:rPr>
          </w:rPrChange>
        </w:rPr>
        <w:drawing>
          <wp:inline distT="0" distB="0" distL="114300" distR="114300" wp14:anchorId="37596B8F" wp14:editId="7C801613">
            <wp:extent cx="5270500" cy="2458720"/>
            <wp:effectExtent l="0" t="0" r="6350" b="1778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25A8" w14:textId="77777777" w:rsidR="00C5075E" w:rsidRPr="00033F67" w:rsidRDefault="00134E85" w:rsidP="00033F67">
      <w:pPr>
        <w:rPr>
          <w:rPrChange w:id="677" w:author="keywin" w:date="2022-11-16T14:07:00Z">
            <w:rPr/>
          </w:rPrChange>
        </w:rPr>
        <w:pPrChange w:id="678" w:author="keywin" w:date="2022-11-16T14:07:00Z">
          <w:pPr/>
        </w:pPrChange>
      </w:pPr>
      <w:r w:rsidRPr="00033F67">
        <w:rPr>
          <w:rFonts w:hint="eastAsia"/>
        </w:rPr>
        <w:lastRenderedPageBreak/>
        <w:t>15</w:t>
      </w:r>
      <w:r w:rsidRPr="00033F67">
        <w:rPr>
          <w:rFonts w:hint="eastAsia"/>
        </w:rPr>
        <w:t>打标签</w:t>
      </w:r>
      <w:r w:rsidRPr="00033F67">
        <w:rPr>
          <w:rFonts w:hint="eastAsia"/>
          <w:rPrChange w:id="679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680" w:author="keywin" w:date="2022-11-16T14:07:00Z">
            <w:rPr>
              <w:rFonts w:hint="eastAsia"/>
            </w:rPr>
          </w:rPrChange>
        </w:rPr>
        <w:t>点击编辑</w:t>
      </w:r>
    </w:p>
    <w:p w14:paraId="5E676908" w14:textId="77777777" w:rsidR="00C5075E" w:rsidRPr="00033F67" w:rsidRDefault="00134E85" w:rsidP="00033F67">
      <w:pPr>
        <w:pPrChange w:id="681" w:author="keywin" w:date="2022-11-16T14:07:00Z">
          <w:pPr/>
        </w:pPrChange>
      </w:pPr>
      <w:r w:rsidRPr="00033F67">
        <w:rPr>
          <w:rPrChange w:id="682" w:author="keywin" w:date="2022-11-16T14:07:00Z">
            <w:rPr>
              <w:noProof/>
            </w:rPr>
          </w:rPrChange>
        </w:rPr>
        <w:drawing>
          <wp:inline distT="0" distB="0" distL="114300" distR="114300" wp14:anchorId="58DBE1E5" wp14:editId="0675E5F0">
            <wp:extent cx="5266690" cy="2570480"/>
            <wp:effectExtent l="0" t="0" r="10160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514A" w14:textId="77777777" w:rsidR="00C5075E" w:rsidRPr="00033F67" w:rsidRDefault="00134E85" w:rsidP="00033F67">
      <w:pPr>
        <w:rPr>
          <w:rPrChange w:id="683" w:author="keywin" w:date="2022-11-16T14:07:00Z">
            <w:rPr/>
          </w:rPrChange>
        </w:rPr>
        <w:pPrChange w:id="684" w:author="keywin" w:date="2022-11-16T14:07:00Z">
          <w:pPr/>
        </w:pPrChange>
      </w:pPr>
      <w:r w:rsidRPr="00033F67">
        <w:rPr>
          <w:rFonts w:hint="eastAsia"/>
          <w:rPrChange w:id="685" w:author="keywin" w:date="2022-11-16T14:07:00Z">
            <w:rPr>
              <w:rFonts w:hint="eastAsia"/>
            </w:rPr>
          </w:rPrChange>
        </w:rPr>
        <w:t>此处一般主机</w:t>
      </w:r>
      <w:r w:rsidRPr="00033F67">
        <w:rPr>
          <w:rFonts w:hint="eastAsia"/>
          <w:rPrChange w:id="686" w:author="keywin" w:date="2022-11-16T14:07:00Z">
            <w:rPr>
              <w:rFonts w:hint="eastAsia"/>
            </w:rPr>
          </w:rPrChange>
        </w:rPr>
        <w:t xml:space="preserve">rancher </w:t>
      </w:r>
      <w:r w:rsidRPr="00033F67">
        <w:rPr>
          <w:rFonts w:hint="eastAsia"/>
          <w:rPrChange w:id="687" w:author="keywin" w:date="2022-11-16T14:07:00Z">
            <w:rPr>
              <w:rFonts w:hint="eastAsia"/>
            </w:rPr>
          </w:rPrChange>
        </w:rPr>
        <w:t>只增加标签</w:t>
      </w:r>
      <w:r w:rsidRPr="00033F67">
        <w:rPr>
          <w:rFonts w:hint="eastAsia"/>
          <w:rPrChange w:id="688" w:author="keywin" w:date="2022-11-16T14:07:00Z">
            <w:rPr>
              <w:rFonts w:hint="eastAsia"/>
            </w:rPr>
          </w:rPrChange>
        </w:rPr>
        <w:t xml:space="preserve"> iprange = </w:t>
      </w:r>
      <w:r w:rsidRPr="00033F67">
        <w:rPr>
          <w:rFonts w:hint="eastAsia"/>
          <w:rPrChange w:id="689" w:author="keywin" w:date="2022-11-16T14:07:00Z">
            <w:rPr>
              <w:rFonts w:hint="eastAsia"/>
            </w:rPr>
          </w:rPrChange>
        </w:rPr>
        <w:t>虚拟机</w:t>
      </w:r>
      <w:r w:rsidRPr="00033F67">
        <w:rPr>
          <w:rFonts w:hint="eastAsia"/>
          <w:rPrChange w:id="690" w:author="keywin" w:date="2022-11-16T14:07:00Z">
            <w:rPr>
              <w:rFonts w:hint="eastAsia"/>
            </w:rPr>
          </w:rPrChange>
        </w:rPr>
        <w:t>ip(</w:t>
      </w:r>
      <w:r w:rsidRPr="00033F67">
        <w:rPr>
          <w:rFonts w:hint="eastAsia"/>
          <w:rPrChange w:id="691" w:author="keywin" w:date="2022-11-16T14:07:00Z">
            <w:rPr>
              <w:rFonts w:hint="eastAsia"/>
            </w:rPr>
          </w:rPrChange>
        </w:rPr>
        <w:t>例如</w:t>
      </w:r>
      <w:r w:rsidRPr="00033F67">
        <w:rPr>
          <w:rFonts w:hint="eastAsia"/>
          <w:rPrChange w:id="692" w:author="keywin" w:date="2022-11-16T14:07:00Z">
            <w:rPr>
              <w:rFonts w:hint="eastAsia"/>
            </w:rPr>
          </w:rPrChange>
        </w:rPr>
        <w:t>52)</w:t>
      </w:r>
    </w:p>
    <w:p w14:paraId="587C679C" w14:textId="77777777" w:rsidR="00C5075E" w:rsidRPr="00033F67" w:rsidRDefault="00134E85" w:rsidP="00033F67">
      <w:pPr>
        <w:rPr>
          <w:rPrChange w:id="693" w:author="keywin" w:date="2022-11-16T14:07:00Z">
            <w:rPr/>
          </w:rPrChange>
        </w:rPr>
        <w:pPrChange w:id="694" w:author="keywin" w:date="2022-11-16T14:07:00Z">
          <w:pPr/>
        </w:pPrChange>
      </w:pPr>
      <w:r w:rsidRPr="00033F67">
        <w:rPr>
          <w:rFonts w:hint="eastAsia"/>
          <w:rPrChange w:id="695" w:author="keywin" w:date="2022-11-16T14:07:00Z">
            <w:rPr>
              <w:rFonts w:hint="eastAsia"/>
            </w:rPr>
          </w:rPrChange>
        </w:rPr>
        <w:t>丛机</w:t>
      </w:r>
      <w:r w:rsidRPr="00033F67">
        <w:rPr>
          <w:rFonts w:hint="eastAsia"/>
          <w:rPrChange w:id="696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697" w:author="keywin" w:date="2022-11-16T14:07:00Z">
            <w:rPr>
              <w:rFonts w:hint="eastAsia"/>
            </w:rPr>
          </w:rPrChange>
        </w:rPr>
        <w:t>还可以添加</w:t>
      </w:r>
      <w:r w:rsidRPr="00033F67">
        <w:rPr>
          <w:rFonts w:hint="eastAsia"/>
          <w:rPrChange w:id="698" w:author="keywin" w:date="2022-11-16T14:07:00Z">
            <w:rPr>
              <w:rFonts w:hint="eastAsia"/>
            </w:rPr>
          </w:rPrChange>
        </w:rPr>
        <w:t xml:space="preserve"> deploy = base(</w:t>
      </w:r>
      <w:r w:rsidRPr="00033F67">
        <w:rPr>
          <w:rFonts w:hint="eastAsia"/>
          <w:rPrChange w:id="699" w:author="keywin" w:date="2022-11-16T14:07:00Z">
            <w:rPr>
              <w:rFonts w:hint="eastAsia"/>
            </w:rPr>
          </w:rPrChange>
        </w:rPr>
        <w:t>标签名字随便取</w:t>
      </w:r>
      <w:r w:rsidRPr="00033F67">
        <w:rPr>
          <w:rFonts w:hint="eastAsia"/>
          <w:rPrChange w:id="700" w:author="keywin" w:date="2022-11-16T14:07:00Z">
            <w:rPr>
              <w:rFonts w:hint="eastAsia"/>
            </w:rPr>
          </w:rPrChange>
        </w:rPr>
        <w:t xml:space="preserve">) </w:t>
      </w:r>
      <w:r w:rsidRPr="00033F67">
        <w:rPr>
          <w:rFonts w:hint="eastAsia"/>
          <w:rPrChange w:id="701" w:author="keywin" w:date="2022-11-16T14:07:00Z">
            <w:rPr>
              <w:rFonts w:hint="eastAsia"/>
            </w:rPr>
          </w:rPrChange>
        </w:rPr>
        <w:t>丛机也可以添加</w:t>
      </w:r>
      <w:r w:rsidRPr="00033F67">
        <w:rPr>
          <w:rFonts w:hint="eastAsia"/>
          <w:rPrChange w:id="702" w:author="keywin" w:date="2022-11-16T14:07:00Z">
            <w:rPr>
              <w:rFonts w:hint="eastAsia"/>
            </w:rPr>
          </w:rPrChange>
        </w:rPr>
        <w:t xml:space="preserve">iprange = </w:t>
      </w:r>
      <w:r w:rsidRPr="00033F67">
        <w:rPr>
          <w:rFonts w:hint="eastAsia"/>
          <w:rPrChange w:id="703" w:author="keywin" w:date="2022-11-16T14:07:00Z">
            <w:rPr>
              <w:rFonts w:hint="eastAsia"/>
            </w:rPr>
          </w:rPrChange>
        </w:rPr>
        <w:t>虚拟机</w:t>
      </w:r>
      <w:r w:rsidRPr="00033F67">
        <w:rPr>
          <w:rFonts w:hint="eastAsia"/>
          <w:rPrChange w:id="704" w:author="keywin" w:date="2022-11-16T14:07:00Z">
            <w:rPr>
              <w:rFonts w:hint="eastAsia"/>
            </w:rPr>
          </w:rPrChange>
        </w:rPr>
        <w:t>ip(</w:t>
      </w:r>
      <w:r w:rsidRPr="00033F67">
        <w:rPr>
          <w:rFonts w:hint="eastAsia"/>
          <w:rPrChange w:id="705" w:author="keywin" w:date="2022-11-16T14:07:00Z">
            <w:rPr>
              <w:rFonts w:hint="eastAsia"/>
            </w:rPr>
          </w:rPrChange>
        </w:rPr>
        <w:t>例如</w:t>
      </w:r>
      <w:r w:rsidRPr="00033F67">
        <w:rPr>
          <w:rFonts w:hint="eastAsia"/>
          <w:rPrChange w:id="706" w:author="keywin" w:date="2022-11-16T14:07:00Z">
            <w:rPr>
              <w:rFonts w:hint="eastAsia"/>
            </w:rPr>
          </w:rPrChange>
        </w:rPr>
        <w:t>52)</w:t>
      </w:r>
    </w:p>
    <w:p w14:paraId="379FC2CF" w14:textId="77777777" w:rsidR="00C5075E" w:rsidRPr="00033F67" w:rsidRDefault="00C5075E" w:rsidP="00033F67">
      <w:pPr>
        <w:rPr>
          <w:rPrChange w:id="707" w:author="keywin" w:date="2022-11-16T14:07:00Z">
            <w:rPr/>
          </w:rPrChange>
        </w:rPr>
        <w:pPrChange w:id="708" w:author="keywin" w:date="2022-11-16T14:07:00Z">
          <w:pPr/>
        </w:pPrChange>
      </w:pPr>
    </w:p>
    <w:p w14:paraId="070151B3" w14:textId="77777777" w:rsidR="00C5075E" w:rsidRPr="00033F67" w:rsidRDefault="00134E85" w:rsidP="00033F67">
      <w:pPr>
        <w:pPrChange w:id="709" w:author="keywin" w:date="2022-11-16T14:07:00Z">
          <w:pPr/>
        </w:pPrChange>
      </w:pPr>
      <w:r w:rsidRPr="00033F67">
        <w:rPr>
          <w:rPrChange w:id="710" w:author="keywin" w:date="2022-11-16T14:07:00Z">
            <w:rPr>
              <w:noProof/>
            </w:rPr>
          </w:rPrChange>
        </w:rPr>
        <w:drawing>
          <wp:inline distT="0" distB="0" distL="114300" distR="114300" wp14:anchorId="7402D032" wp14:editId="2AFA0E38">
            <wp:extent cx="5266690" cy="2570480"/>
            <wp:effectExtent l="0" t="0" r="1016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F2FA" w14:textId="77777777" w:rsidR="00C5075E" w:rsidRPr="00033F67" w:rsidRDefault="00C5075E" w:rsidP="00033F67">
      <w:pPr>
        <w:rPr>
          <w:rPrChange w:id="711" w:author="keywin" w:date="2022-11-16T14:07:00Z">
            <w:rPr/>
          </w:rPrChange>
        </w:rPr>
        <w:pPrChange w:id="712" w:author="keywin" w:date="2022-11-16T14:07:00Z">
          <w:pPr/>
        </w:pPrChange>
      </w:pPr>
    </w:p>
    <w:p w14:paraId="3E214E71" w14:textId="77777777" w:rsidR="00C5075E" w:rsidRPr="00033F67" w:rsidRDefault="00C5075E" w:rsidP="00033F67">
      <w:pPr>
        <w:rPr>
          <w:rPrChange w:id="713" w:author="keywin" w:date="2022-11-16T14:07:00Z">
            <w:rPr/>
          </w:rPrChange>
        </w:rPr>
        <w:pPrChange w:id="714" w:author="keywin" w:date="2022-11-16T14:07:00Z">
          <w:pPr/>
        </w:pPrChange>
      </w:pPr>
    </w:p>
    <w:p w14:paraId="1ECB14ED" w14:textId="77777777" w:rsidR="00C5075E" w:rsidRPr="00033F67" w:rsidRDefault="00134E85" w:rsidP="00033F67">
      <w:pPr>
        <w:rPr>
          <w:rPrChange w:id="715" w:author="keywin" w:date="2022-11-16T14:07:00Z">
            <w:rPr>
              <w:rStyle w:val="10"/>
              <w:b/>
            </w:rPr>
          </w:rPrChange>
        </w:rPr>
        <w:pPrChange w:id="716" w:author="keywin" w:date="2022-11-16T14:07:00Z">
          <w:pPr>
            <w:pStyle w:val="1"/>
            <w:jc w:val="center"/>
          </w:pPr>
        </w:pPrChange>
      </w:pPr>
      <w:r w:rsidRPr="00033F67">
        <w:rPr>
          <w:rFonts w:hint="eastAsia"/>
          <w:rPrChange w:id="717" w:author="keywin" w:date="2022-11-16T14:07:00Z">
            <w:rPr>
              <w:rStyle w:val="10"/>
              <w:rFonts w:hint="eastAsia"/>
              <w:b/>
            </w:rPr>
          </w:rPrChange>
        </w:rPr>
        <w:t>Docker</w:t>
      </w:r>
      <w:r w:rsidRPr="00033F67">
        <w:rPr>
          <w:rFonts w:hint="eastAsia"/>
          <w:rPrChange w:id="718" w:author="keywin" w:date="2022-11-16T14:07:00Z">
            <w:rPr>
              <w:rStyle w:val="10"/>
              <w:rFonts w:hint="eastAsia"/>
              <w:b/>
            </w:rPr>
          </w:rPrChange>
        </w:rPr>
        <w:t>搭建私服仓库</w:t>
      </w:r>
    </w:p>
    <w:p w14:paraId="6FEE93B3" w14:textId="77777777" w:rsidR="00C5075E" w:rsidRPr="00033F67" w:rsidRDefault="00134E85" w:rsidP="00033F67">
      <w:pPr>
        <w:rPr>
          <w:rPrChange w:id="719" w:author="keywin" w:date="2022-11-16T14:07:00Z">
            <w:rPr/>
          </w:rPrChange>
        </w:rPr>
        <w:pPrChange w:id="720" w:author="keywin" w:date="2022-11-16T14:07:00Z">
          <w:pPr>
            <w:jc w:val="left"/>
          </w:pPr>
        </w:pPrChange>
      </w:pPr>
      <w:r w:rsidRPr="00033F67">
        <w:rPr>
          <w:rFonts w:hint="eastAsia"/>
        </w:rPr>
        <w:t>1</w:t>
      </w:r>
      <w:r w:rsidRPr="00033F67">
        <w:rPr>
          <w:rFonts w:hint="eastAsia"/>
        </w:rPr>
        <w:t>拉取</w:t>
      </w:r>
      <w:r w:rsidRPr="00033F67">
        <w:rPr>
          <w:rFonts w:hint="eastAsia"/>
          <w:rPrChange w:id="721" w:author="keywin" w:date="2022-11-16T14:07:00Z">
            <w:rPr>
              <w:rFonts w:hint="eastAsia"/>
            </w:rPr>
          </w:rPrChange>
        </w:rPr>
        <w:t>docker</w:t>
      </w:r>
      <w:r w:rsidRPr="00033F67">
        <w:rPr>
          <w:rFonts w:hint="eastAsia"/>
          <w:rPrChange w:id="722" w:author="keywin" w:date="2022-11-16T14:07:00Z">
            <w:rPr>
              <w:rFonts w:hint="eastAsia"/>
            </w:rPr>
          </w:rPrChange>
        </w:rPr>
        <w:t>仓库镜像</w:t>
      </w:r>
    </w:p>
    <w:p w14:paraId="2EA51E6F" w14:textId="77777777" w:rsidR="00C5075E" w:rsidRPr="00033F67" w:rsidRDefault="00134E85" w:rsidP="00033F67">
      <w:pPr>
        <w:rPr>
          <w:rPrChange w:id="723" w:author="keywin" w:date="2022-11-16T14:07:00Z">
            <w:rPr/>
          </w:rPrChange>
        </w:rPr>
        <w:pPrChange w:id="724" w:author="keywin" w:date="2022-11-16T14:07:00Z">
          <w:pPr>
            <w:jc w:val="left"/>
          </w:pPr>
        </w:pPrChange>
      </w:pPr>
      <w:r w:rsidRPr="00033F67">
        <w:rPr>
          <w:rPrChange w:id="725" w:author="keywin" w:date="2022-11-16T14:07:00Z">
            <w:rPr/>
          </w:rPrChange>
        </w:rPr>
        <w:t>docker pull registry</w:t>
      </w:r>
    </w:p>
    <w:p w14:paraId="0F8D4B17" w14:textId="77777777" w:rsidR="00C5075E" w:rsidRPr="00033F67" w:rsidRDefault="00134E85" w:rsidP="00033F67">
      <w:pPr>
        <w:pPrChange w:id="726" w:author="keywin" w:date="2022-11-16T14:07:00Z">
          <w:pPr>
            <w:jc w:val="left"/>
          </w:pPr>
        </w:pPrChange>
      </w:pPr>
      <w:r w:rsidRPr="00033F67">
        <w:rPr>
          <w:rPrChange w:id="727" w:author="keywin" w:date="2022-11-16T14:07:00Z">
            <w:rPr>
              <w:noProof/>
            </w:rPr>
          </w:rPrChange>
        </w:rPr>
        <w:drawing>
          <wp:inline distT="0" distB="0" distL="114300" distR="114300" wp14:anchorId="56003E27" wp14:editId="625D46C4">
            <wp:extent cx="5265420" cy="1335405"/>
            <wp:effectExtent l="0" t="0" r="11430" b="1714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5EC3" w14:textId="77777777" w:rsidR="00C5075E" w:rsidRPr="00033F67" w:rsidRDefault="00134E85" w:rsidP="00033F67">
      <w:pPr>
        <w:rPr>
          <w:rPrChange w:id="728" w:author="keywin" w:date="2022-11-16T14:07:00Z">
            <w:rPr/>
          </w:rPrChange>
        </w:rPr>
        <w:pPrChange w:id="729" w:author="keywin" w:date="2022-11-16T14:07:00Z">
          <w:pPr>
            <w:numPr>
              <w:numId w:val="3"/>
            </w:numPr>
            <w:jc w:val="left"/>
          </w:pPr>
        </w:pPrChange>
      </w:pPr>
      <w:r w:rsidRPr="00033F67">
        <w:rPr>
          <w:rFonts w:hint="eastAsia"/>
        </w:rPr>
        <w:t>修改</w:t>
      </w:r>
      <w:r w:rsidRPr="00033F67">
        <w:rPr>
          <w:rPrChange w:id="730" w:author="keywin" w:date="2022-11-16T14:07:00Z">
            <w:rPr/>
          </w:rPrChange>
        </w:rPr>
        <w:t>daemon.json</w:t>
      </w:r>
      <w:r w:rsidRPr="00033F67">
        <w:rPr>
          <w:rFonts w:hint="eastAsia"/>
          <w:rPrChange w:id="731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732" w:author="keywin" w:date="2022-11-16T14:07:00Z">
            <w:rPr>
              <w:rFonts w:hint="eastAsia"/>
            </w:rPr>
          </w:rPrChange>
        </w:rPr>
        <w:t>文件</w:t>
      </w:r>
      <w:r w:rsidRPr="00033F67">
        <w:rPr>
          <w:rFonts w:hint="eastAsia"/>
          <w:rPrChange w:id="733" w:author="keywin" w:date="2022-11-16T14:07:00Z">
            <w:rPr>
              <w:rFonts w:hint="eastAsia"/>
            </w:rPr>
          </w:rPrChange>
        </w:rPr>
        <w:t>(docker registry</w:t>
      </w:r>
      <w:r w:rsidRPr="00033F67">
        <w:rPr>
          <w:rFonts w:hint="eastAsia"/>
          <w:rPrChange w:id="734" w:author="keywin" w:date="2022-11-16T14:07:00Z">
            <w:rPr>
              <w:rFonts w:hint="eastAsia"/>
            </w:rPr>
          </w:rPrChange>
        </w:rPr>
        <w:t>交互默认使用的是</w:t>
      </w:r>
      <w:r w:rsidRPr="00033F67">
        <w:rPr>
          <w:rFonts w:hint="eastAsia"/>
          <w:rPrChange w:id="735" w:author="keywin" w:date="2022-11-16T14:07:00Z">
            <w:rPr>
              <w:rFonts w:hint="eastAsia"/>
            </w:rPr>
          </w:rPrChange>
        </w:rPr>
        <w:t>https</w:t>
      </w:r>
      <w:r w:rsidRPr="00033F67">
        <w:rPr>
          <w:rFonts w:hint="eastAsia"/>
          <w:rPrChange w:id="736" w:author="keywin" w:date="2022-11-16T14:07:00Z">
            <w:rPr>
              <w:rFonts w:hint="eastAsia"/>
            </w:rPr>
          </w:rPrChange>
        </w:rPr>
        <w:t>，</w:t>
      </w:r>
    </w:p>
    <w:p w14:paraId="4FEE3B87" w14:textId="77777777" w:rsidR="00C5075E" w:rsidRPr="00033F67" w:rsidRDefault="00134E85" w:rsidP="00033F67">
      <w:pPr>
        <w:rPr>
          <w:rPrChange w:id="737" w:author="keywin" w:date="2022-11-16T14:07:00Z">
            <w:rPr/>
          </w:rPrChange>
        </w:rPr>
        <w:pPrChange w:id="738" w:author="keywin" w:date="2022-11-16T14:07:00Z">
          <w:pPr>
            <w:jc w:val="left"/>
          </w:pPr>
        </w:pPrChange>
      </w:pPr>
      <w:r w:rsidRPr="00033F67">
        <w:rPr>
          <w:rFonts w:hint="eastAsia"/>
          <w:rPrChange w:id="739" w:author="keywin" w:date="2022-11-16T14:07:00Z">
            <w:rPr>
              <w:rFonts w:hint="eastAsia"/>
            </w:rPr>
          </w:rPrChange>
        </w:rPr>
        <w:lastRenderedPageBreak/>
        <w:t>然而此处搭建的私有仓库只提供</w:t>
      </w:r>
      <w:r w:rsidRPr="00033F67">
        <w:rPr>
          <w:rFonts w:hint="eastAsia"/>
          <w:rPrChange w:id="740" w:author="keywin" w:date="2022-11-16T14:07:00Z">
            <w:rPr>
              <w:rFonts w:hint="eastAsia"/>
            </w:rPr>
          </w:rPrChange>
        </w:rPr>
        <w:t>http</w:t>
      </w:r>
      <w:r w:rsidRPr="00033F67">
        <w:rPr>
          <w:rFonts w:hint="eastAsia"/>
          <w:rPrChange w:id="741" w:author="keywin" w:date="2022-11-16T14:07:00Z">
            <w:rPr>
              <w:rFonts w:hint="eastAsia"/>
            </w:rPr>
          </w:rPrChange>
        </w:rPr>
        <w:t>服务，所以当与私有仓库交互时就会报错</w:t>
      </w:r>
      <w:r w:rsidRPr="00033F67">
        <w:rPr>
          <w:rFonts w:hint="eastAsia"/>
          <w:rPrChange w:id="742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743" w:author="keywin" w:date="2022-11-16T14:07:00Z">
            <w:rPr>
              <w:rFonts w:hint="eastAsia"/>
            </w:rPr>
          </w:rPrChange>
        </w:rPr>
        <w:t>所以需要修改</w:t>
      </w:r>
      <w:r w:rsidRPr="00033F67">
        <w:rPr>
          <w:rPrChange w:id="744" w:author="keywin" w:date="2022-11-16T14:07:00Z">
            <w:rPr/>
          </w:rPrChange>
        </w:rPr>
        <w:t>daemon.json</w:t>
      </w:r>
      <w:r w:rsidRPr="00033F67">
        <w:rPr>
          <w:rFonts w:hint="eastAsia"/>
          <w:rPrChange w:id="745" w:author="keywin" w:date="2022-11-16T14:07:00Z">
            <w:rPr>
              <w:rFonts w:hint="eastAsia"/>
            </w:rPr>
          </w:rPrChange>
        </w:rPr>
        <w:t>)</w:t>
      </w:r>
    </w:p>
    <w:p w14:paraId="016E77F9" w14:textId="77777777" w:rsidR="00C5075E" w:rsidRPr="00033F67" w:rsidRDefault="00134E85" w:rsidP="00033F67">
      <w:pPr>
        <w:rPr>
          <w:rPrChange w:id="746" w:author="keywin" w:date="2022-11-16T14:07:00Z">
            <w:rPr/>
          </w:rPrChange>
        </w:rPr>
        <w:pPrChange w:id="747" w:author="keywin" w:date="2022-11-16T14:07:00Z">
          <w:pPr>
            <w:jc w:val="left"/>
          </w:pPr>
        </w:pPrChange>
      </w:pPr>
      <w:r w:rsidRPr="00033F67">
        <w:rPr>
          <w:rPrChange w:id="748" w:author="keywin" w:date="2022-11-16T14:07:00Z">
            <w:rPr/>
          </w:rPrChange>
        </w:rPr>
        <w:t xml:space="preserve">vi /etc/docker/daemon.json </w:t>
      </w:r>
    </w:p>
    <w:p w14:paraId="05FD3B57" w14:textId="77777777" w:rsidR="00C5075E" w:rsidRPr="00033F67" w:rsidRDefault="00134E85" w:rsidP="00033F67">
      <w:pPr>
        <w:rPr>
          <w:rPrChange w:id="749" w:author="keywin" w:date="2022-11-16T14:07:00Z">
            <w:rPr/>
          </w:rPrChange>
        </w:rPr>
        <w:pPrChange w:id="750" w:author="keywin" w:date="2022-11-16T14:07:00Z">
          <w:pPr>
            <w:jc w:val="left"/>
          </w:pPr>
        </w:pPrChange>
      </w:pPr>
      <w:r w:rsidRPr="00033F67">
        <w:rPr>
          <w:rFonts w:hint="eastAsia"/>
          <w:rPrChange w:id="751" w:author="keywin" w:date="2022-11-16T14:07:00Z">
            <w:rPr>
              <w:rFonts w:hint="eastAsia"/>
            </w:rPr>
          </w:rPrChange>
        </w:rPr>
        <w:t>新增配置</w:t>
      </w:r>
      <w:r w:rsidRPr="00033F67">
        <w:rPr>
          <w:rFonts w:hint="eastAsia"/>
          <w:rPrChange w:id="752" w:author="keywin" w:date="2022-11-16T14:07:00Z">
            <w:rPr>
              <w:rFonts w:hint="eastAsia"/>
            </w:rPr>
          </w:rPrChange>
        </w:rPr>
        <w:t>"insecure-registries": ["192.168.232.140:5000"]   ip</w:t>
      </w:r>
      <w:r w:rsidRPr="00033F67">
        <w:rPr>
          <w:rFonts w:hint="eastAsia"/>
          <w:rPrChange w:id="753" w:author="keywin" w:date="2022-11-16T14:07:00Z">
            <w:rPr>
              <w:rFonts w:hint="eastAsia"/>
            </w:rPr>
          </w:rPrChange>
        </w:rPr>
        <w:t>是</w:t>
      </w:r>
      <w:r w:rsidRPr="00033F67">
        <w:rPr>
          <w:rFonts w:hint="eastAsia"/>
          <w:rPrChange w:id="754" w:author="keywin" w:date="2022-11-16T14:07:00Z">
            <w:rPr>
              <w:rFonts w:hint="eastAsia"/>
            </w:rPr>
          </w:rPrChange>
        </w:rPr>
        <w:t>rancher master(</w:t>
      </w:r>
      <w:r w:rsidRPr="00033F67">
        <w:rPr>
          <w:rFonts w:hint="eastAsia"/>
          <w:rPrChange w:id="755" w:author="keywin" w:date="2022-11-16T14:07:00Z">
            <w:rPr>
              <w:rFonts w:hint="eastAsia"/>
            </w:rPr>
          </w:rPrChange>
        </w:rPr>
        <w:t>主节点</w:t>
      </w:r>
      <w:r w:rsidRPr="00033F67">
        <w:rPr>
          <w:rFonts w:hint="eastAsia"/>
          <w:rPrChange w:id="756" w:author="keywin" w:date="2022-11-16T14:07:00Z">
            <w:rPr>
              <w:rFonts w:hint="eastAsia"/>
            </w:rPr>
          </w:rPrChange>
        </w:rPr>
        <w:t>)</w:t>
      </w:r>
      <w:r w:rsidRPr="00033F67">
        <w:rPr>
          <w:rFonts w:hint="eastAsia"/>
          <w:rPrChange w:id="757" w:author="keywin" w:date="2022-11-16T14:07:00Z">
            <w:rPr>
              <w:rFonts w:hint="eastAsia"/>
            </w:rPr>
          </w:rPrChange>
        </w:rPr>
        <w:t>服务器的</w:t>
      </w:r>
      <w:r w:rsidRPr="00033F67">
        <w:rPr>
          <w:rFonts w:hint="eastAsia"/>
          <w:rPrChange w:id="758" w:author="keywin" w:date="2022-11-16T14:07:00Z">
            <w:rPr>
              <w:rFonts w:hint="eastAsia"/>
            </w:rPr>
          </w:rPrChange>
        </w:rPr>
        <w:t>ip</w:t>
      </w:r>
    </w:p>
    <w:p w14:paraId="5EDA2EB4" w14:textId="77777777" w:rsidR="00C5075E" w:rsidRPr="00033F67" w:rsidRDefault="00134E85" w:rsidP="00033F67">
      <w:pPr>
        <w:pPrChange w:id="759" w:author="keywin" w:date="2022-11-16T14:07:00Z">
          <w:pPr>
            <w:jc w:val="left"/>
          </w:pPr>
        </w:pPrChange>
      </w:pPr>
      <w:r w:rsidRPr="00033F67">
        <w:rPr>
          <w:rPrChange w:id="760" w:author="keywin" w:date="2022-11-16T14:07:00Z">
            <w:rPr>
              <w:noProof/>
            </w:rPr>
          </w:rPrChange>
        </w:rPr>
        <w:drawing>
          <wp:inline distT="0" distB="0" distL="114300" distR="114300" wp14:anchorId="2F70BCEC" wp14:editId="130C7CE8">
            <wp:extent cx="5273675" cy="1435735"/>
            <wp:effectExtent l="0" t="0" r="3175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9A45" w14:textId="77777777" w:rsidR="00C5075E" w:rsidRPr="00033F67" w:rsidRDefault="00C5075E" w:rsidP="00033F67">
      <w:pPr>
        <w:rPr>
          <w:rPrChange w:id="761" w:author="keywin" w:date="2022-11-16T14:07:00Z">
            <w:rPr/>
          </w:rPrChange>
        </w:rPr>
        <w:pPrChange w:id="762" w:author="keywin" w:date="2022-11-16T14:07:00Z">
          <w:pPr>
            <w:jc w:val="left"/>
          </w:pPr>
        </w:pPrChange>
      </w:pPr>
    </w:p>
    <w:p w14:paraId="43B132B7" w14:textId="77777777" w:rsidR="00C5075E" w:rsidRPr="00033F67" w:rsidRDefault="00134E85" w:rsidP="00033F67">
      <w:pPr>
        <w:rPr>
          <w:rPrChange w:id="763" w:author="keywin" w:date="2022-11-16T14:07:00Z">
            <w:rPr/>
          </w:rPrChange>
        </w:rPr>
        <w:pPrChange w:id="764" w:author="keywin" w:date="2022-11-16T14:07:00Z">
          <w:pPr>
            <w:jc w:val="left"/>
          </w:pPr>
        </w:pPrChange>
      </w:pPr>
      <w:r w:rsidRPr="00033F67">
        <w:rPr>
          <w:rFonts w:hint="eastAsia"/>
          <w:rPrChange w:id="765" w:author="keywin" w:date="2022-11-16T14:07:00Z">
            <w:rPr>
              <w:rFonts w:hint="eastAsia"/>
            </w:rPr>
          </w:rPrChange>
        </w:rPr>
        <w:t>3,</w:t>
      </w:r>
      <w:r w:rsidRPr="00033F67">
        <w:rPr>
          <w:rFonts w:hint="eastAsia"/>
          <w:rPrChange w:id="766" w:author="keywin" w:date="2022-11-16T14:07:00Z">
            <w:rPr>
              <w:rFonts w:hint="eastAsia"/>
            </w:rPr>
          </w:rPrChange>
        </w:rPr>
        <w:t>创建挂载目录</w:t>
      </w:r>
    </w:p>
    <w:p w14:paraId="7FF374D0" w14:textId="77777777" w:rsidR="00C5075E" w:rsidRPr="00033F67" w:rsidRDefault="00134E85" w:rsidP="00033F67">
      <w:pPr>
        <w:rPr>
          <w:rPrChange w:id="767" w:author="keywin" w:date="2022-11-16T14:07:00Z">
            <w:rPr/>
          </w:rPrChange>
        </w:rPr>
        <w:pPrChange w:id="768" w:author="keywin" w:date="2022-11-16T14:07:00Z">
          <w:pPr>
            <w:jc w:val="left"/>
          </w:pPr>
        </w:pPrChange>
      </w:pPr>
      <w:r w:rsidRPr="00033F67">
        <w:rPr>
          <w:rFonts w:hint="eastAsia"/>
          <w:rPrChange w:id="769" w:author="keywin" w:date="2022-11-16T14:07:00Z">
            <w:rPr>
              <w:rFonts w:hint="eastAsia"/>
            </w:rPr>
          </w:rPrChange>
        </w:rPr>
        <w:t>mkdir -p /water/runfile/docker_volume/registry</w:t>
      </w:r>
    </w:p>
    <w:p w14:paraId="39D543B4" w14:textId="77777777" w:rsidR="00C5075E" w:rsidRPr="00033F67" w:rsidRDefault="00C5075E" w:rsidP="00033F67">
      <w:pPr>
        <w:rPr>
          <w:rPrChange w:id="770" w:author="keywin" w:date="2022-11-16T14:07:00Z">
            <w:rPr/>
          </w:rPrChange>
        </w:rPr>
        <w:pPrChange w:id="771" w:author="keywin" w:date="2022-11-16T14:07:00Z">
          <w:pPr>
            <w:jc w:val="left"/>
          </w:pPr>
        </w:pPrChange>
      </w:pPr>
    </w:p>
    <w:p w14:paraId="459318D9" w14:textId="77777777" w:rsidR="00C5075E" w:rsidRPr="00033F67" w:rsidRDefault="00134E85" w:rsidP="00033F67">
      <w:pPr>
        <w:rPr>
          <w:rPrChange w:id="772" w:author="keywin" w:date="2022-11-16T14:07:00Z">
            <w:rPr/>
          </w:rPrChange>
        </w:rPr>
        <w:pPrChange w:id="773" w:author="keywin" w:date="2022-11-16T14:07:00Z">
          <w:pPr>
            <w:jc w:val="left"/>
          </w:pPr>
        </w:pPrChange>
      </w:pPr>
      <w:r w:rsidRPr="00033F67">
        <w:rPr>
          <w:rFonts w:hint="eastAsia"/>
          <w:rPrChange w:id="774" w:author="keywin" w:date="2022-11-16T14:07:00Z">
            <w:rPr>
              <w:rFonts w:hint="eastAsia"/>
            </w:rPr>
          </w:rPrChange>
        </w:rPr>
        <w:t>4,</w:t>
      </w:r>
      <w:r w:rsidRPr="00033F67">
        <w:rPr>
          <w:rFonts w:hint="eastAsia"/>
          <w:rPrChange w:id="775" w:author="keywin" w:date="2022-11-16T14:07:00Z">
            <w:rPr>
              <w:rFonts w:hint="eastAsia"/>
            </w:rPr>
          </w:rPrChange>
        </w:rPr>
        <w:t>启动镜像并挂载目录</w:t>
      </w:r>
    </w:p>
    <w:p w14:paraId="372D091C" w14:textId="77777777" w:rsidR="00C5075E" w:rsidRPr="00033F67" w:rsidRDefault="00134E85" w:rsidP="00033F67">
      <w:pPr>
        <w:rPr>
          <w:rPrChange w:id="776" w:author="keywin" w:date="2022-11-16T14:07:00Z">
            <w:rPr/>
          </w:rPrChange>
        </w:rPr>
        <w:pPrChange w:id="777" w:author="keywin" w:date="2022-11-16T14:07:00Z">
          <w:pPr>
            <w:jc w:val="left"/>
          </w:pPr>
        </w:pPrChange>
      </w:pPr>
      <w:r w:rsidRPr="00033F67">
        <w:rPr>
          <w:rPrChange w:id="778" w:author="keywin" w:date="2022-11-16T14:07:00Z">
            <w:rPr/>
          </w:rPrChange>
        </w:rPr>
        <w:t>docker run -d --restart=unless-stopped</w:t>
      </w:r>
      <w:r w:rsidRPr="00033F67">
        <w:rPr>
          <w:rFonts w:hint="eastAsia"/>
          <w:rPrChange w:id="779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PrChange w:id="780" w:author="keywin" w:date="2022-11-16T14:07:00Z">
            <w:rPr/>
          </w:rPrChange>
        </w:rPr>
        <w:t>-p 5000:5000</w:t>
      </w:r>
      <w:r w:rsidRPr="00033F67">
        <w:rPr>
          <w:rFonts w:hint="eastAsia"/>
          <w:rPrChange w:id="781" w:author="keywin" w:date="2022-11-16T14:07:00Z">
            <w:rPr>
              <w:rFonts w:hint="eastAsia"/>
            </w:rPr>
          </w:rPrChange>
        </w:rPr>
        <w:t xml:space="preserve">  \</w:t>
      </w:r>
    </w:p>
    <w:p w14:paraId="55C34D90" w14:textId="77777777" w:rsidR="00C5075E" w:rsidRPr="00033F67" w:rsidRDefault="00134E85" w:rsidP="00033F67">
      <w:pPr>
        <w:rPr>
          <w:rPrChange w:id="782" w:author="keywin" w:date="2022-11-16T14:07:00Z">
            <w:rPr/>
          </w:rPrChange>
        </w:rPr>
        <w:pPrChange w:id="783" w:author="keywin" w:date="2022-11-16T14:07:00Z">
          <w:pPr>
            <w:jc w:val="left"/>
          </w:pPr>
        </w:pPrChange>
      </w:pPr>
      <w:r w:rsidRPr="00033F67">
        <w:rPr>
          <w:rPrChange w:id="784" w:author="keywin" w:date="2022-11-16T14:07:00Z">
            <w:rPr/>
          </w:rPrChange>
        </w:rPr>
        <w:t>--name=dockerregistry</w:t>
      </w:r>
      <w:r w:rsidRPr="00033F67">
        <w:rPr>
          <w:rFonts w:hint="eastAsia"/>
          <w:rPrChange w:id="785" w:author="keywin" w:date="2022-11-16T14:07:00Z">
            <w:rPr>
              <w:rFonts w:hint="eastAsia"/>
            </w:rPr>
          </w:rPrChange>
        </w:rPr>
        <w:t xml:space="preserve">  \</w:t>
      </w:r>
    </w:p>
    <w:p w14:paraId="408377B6" w14:textId="77777777" w:rsidR="00C5075E" w:rsidRPr="00033F67" w:rsidRDefault="00134E85" w:rsidP="00033F67">
      <w:pPr>
        <w:rPr>
          <w:rPrChange w:id="786" w:author="keywin" w:date="2022-11-16T14:07:00Z">
            <w:rPr/>
          </w:rPrChange>
        </w:rPr>
        <w:pPrChange w:id="787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788" w:author="keywin" w:date="2022-11-16T14:07:00Z">
            <w:rPr/>
          </w:rPrChange>
        </w:rPr>
        <w:t>--privileged=true</w:t>
      </w:r>
      <w:r w:rsidRPr="00033F67">
        <w:rPr>
          <w:rFonts w:hint="eastAsia"/>
          <w:rPrChange w:id="789" w:author="keywin" w:date="2022-11-16T14:07:00Z">
            <w:rPr>
              <w:rFonts w:hint="eastAsia"/>
            </w:rPr>
          </w:rPrChange>
        </w:rPr>
        <w:t xml:space="preserve">  \</w:t>
      </w:r>
    </w:p>
    <w:p w14:paraId="0E945843" w14:textId="77777777" w:rsidR="00C5075E" w:rsidRPr="00033F67" w:rsidRDefault="00134E85" w:rsidP="00033F67">
      <w:pPr>
        <w:rPr>
          <w:rPrChange w:id="790" w:author="keywin" w:date="2022-11-16T14:07:00Z">
            <w:rPr/>
          </w:rPrChange>
        </w:rPr>
        <w:pPrChange w:id="791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792" w:author="keywin" w:date="2022-11-16T14:07:00Z">
            <w:rPr/>
          </w:rPrChange>
        </w:rPr>
        <w:t>-v /water/runfile/docker_volume/registry:/var/lib/registry</w:t>
      </w:r>
      <w:r w:rsidRPr="00033F67">
        <w:rPr>
          <w:rFonts w:hint="eastAsia"/>
          <w:rPrChange w:id="793" w:author="keywin" w:date="2022-11-16T14:07:00Z">
            <w:rPr>
              <w:rFonts w:hint="eastAsia"/>
            </w:rPr>
          </w:rPrChange>
        </w:rPr>
        <w:t xml:space="preserve"> registry </w:t>
      </w:r>
    </w:p>
    <w:p w14:paraId="6C0ABF54" w14:textId="77777777" w:rsidR="00C5075E" w:rsidRPr="00033F67" w:rsidRDefault="00134E85" w:rsidP="00033F67">
      <w:pPr>
        <w:pPrChange w:id="794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795" w:author="keywin" w:date="2022-11-16T14:07:00Z">
            <w:rPr>
              <w:noProof/>
            </w:rPr>
          </w:rPrChange>
        </w:rPr>
        <w:drawing>
          <wp:inline distT="0" distB="0" distL="114300" distR="114300" wp14:anchorId="61209B95" wp14:editId="3AFD9206">
            <wp:extent cx="5267325" cy="1441450"/>
            <wp:effectExtent l="0" t="0" r="9525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F42C" w14:textId="77777777" w:rsidR="00C5075E" w:rsidRPr="00033F67" w:rsidRDefault="00C5075E" w:rsidP="00033F67">
      <w:pPr>
        <w:rPr>
          <w:rPrChange w:id="796" w:author="keywin" w:date="2022-11-16T14:07:00Z">
            <w:rPr/>
          </w:rPrChange>
        </w:rPr>
        <w:pPrChange w:id="797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0356232A" w14:textId="77777777" w:rsidR="00C5075E" w:rsidRPr="00033F67" w:rsidRDefault="00134E85" w:rsidP="00033F67">
      <w:pPr>
        <w:rPr>
          <w:rPrChange w:id="798" w:author="keywin" w:date="2022-11-16T14:07:00Z">
            <w:rPr/>
          </w:rPrChange>
        </w:rPr>
        <w:pPrChange w:id="799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00" w:author="keywin" w:date="2022-11-16T14:07:00Z">
            <w:rPr>
              <w:rFonts w:hint="eastAsia"/>
            </w:rPr>
          </w:rPrChange>
        </w:rPr>
        <w:t xml:space="preserve">5 </w:t>
      </w:r>
      <w:r w:rsidRPr="00033F67">
        <w:rPr>
          <w:rFonts w:hint="eastAsia"/>
          <w:rPrChange w:id="801" w:author="keywin" w:date="2022-11-16T14:07:00Z">
            <w:rPr>
              <w:rFonts w:hint="eastAsia"/>
            </w:rPr>
          </w:rPrChange>
        </w:rPr>
        <w:t>开放</w:t>
      </w:r>
      <w:r w:rsidRPr="00033F67">
        <w:rPr>
          <w:rFonts w:hint="eastAsia"/>
          <w:rPrChange w:id="802" w:author="keywin" w:date="2022-11-16T14:07:00Z">
            <w:rPr>
              <w:rFonts w:hint="eastAsia"/>
            </w:rPr>
          </w:rPrChange>
        </w:rPr>
        <w:t xml:space="preserve">5000 </w:t>
      </w:r>
      <w:r w:rsidRPr="00033F67">
        <w:rPr>
          <w:rFonts w:hint="eastAsia"/>
          <w:rPrChange w:id="803" w:author="keywin" w:date="2022-11-16T14:07:00Z">
            <w:rPr>
              <w:rFonts w:hint="eastAsia"/>
            </w:rPr>
          </w:rPrChange>
        </w:rPr>
        <w:t>端口</w:t>
      </w:r>
    </w:p>
    <w:p w14:paraId="1A8FBA62" w14:textId="77777777" w:rsidR="00C5075E" w:rsidRPr="00033F67" w:rsidRDefault="00134E85" w:rsidP="00033F67">
      <w:pPr>
        <w:rPr>
          <w:rPrChange w:id="804" w:author="keywin" w:date="2022-11-16T14:07:00Z">
            <w:rPr/>
          </w:rPrChange>
        </w:rPr>
        <w:pPrChange w:id="805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06" w:author="keywin" w:date="2022-11-16T14:07:00Z">
            <w:rPr/>
          </w:rPrChange>
        </w:rPr>
        <w:t>firewall-cmd --zone=public --add-port=5000/tcp --permanent</w:t>
      </w:r>
    </w:p>
    <w:p w14:paraId="16EDF6F4" w14:textId="77777777" w:rsidR="00C5075E" w:rsidRPr="00033F67" w:rsidRDefault="00134E85" w:rsidP="00033F67">
      <w:pPr>
        <w:rPr>
          <w:rPrChange w:id="807" w:author="keywin" w:date="2022-11-16T14:07:00Z">
            <w:rPr/>
          </w:rPrChange>
        </w:rPr>
        <w:pPrChange w:id="808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09" w:author="keywin" w:date="2022-11-16T14:07:00Z">
            <w:rPr/>
          </w:rPrChange>
        </w:rPr>
        <w:t>firewall-cmd --reload</w:t>
      </w:r>
    </w:p>
    <w:p w14:paraId="4227AEB4" w14:textId="77777777" w:rsidR="00C5075E" w:rsidRPr="00033F67" w:rsidRDefault="00134E85" w:rsidP="00033F67">
      <w:pPr>
        <w:rPr>
          <w:rPrChange w:id="810" w:author="keywin" w:date="2022-11-16T14:07:00Z">
            <w:rPr/>
          </w:rPrChange>
        </w:rPr>
        <w:pPrChange w:id="811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12" w:author="keywin" w:date="2022-11-16T14:07:00Z">
            <w:rPr>
              <w:rFonts w:hint="eastAsia"/>
            </w:rPr>
          </w:rPrChange>
        </w:rPr>
        <w:t>如果防火墙没开</w:t>
      </w:r>
      <w:r w:rsidRPr="00033F67">
        <w:rPr>
          <w:rFonts w:hint="eastAsia"/>
          <w:rPrChange w:id="813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814" w:author="keywin" w:date="2022-11-16T14:07:00Z">
            <w:rPr>
              <w:rFonts w:hint="eastAsia"/>
            </w:rPr>
          </w:rPrChange>
        </w:rPr>
        <w:t>开启防火墙</w:t>
      </w:r>
      <w:r w:rsidRPr="00033F67">
        <w:rPr>
          <w:rFonts w:hint="eastAsia"/>
          <w:rPrChange w:id="815" w:author="keywin" w:date="2022-11-16T14:07:00Z">
            <w:rPr>
              <w:rFonts w:hint="eastAsia"/>
            </w:rPr>
          </w:rPrChange>
        </w:rPr>
        <w:t xml:space="preserve">) </w:t>
      </w:r>
      <w:r w:rsidRPr="00033F67">
        <w:rPr>
          <w:rFonts w:hint="eastAsia"/>
          <w:rPrChange w:id="816" w:author="keywin" w:date="2022-11-16T14:07:00Z">
            <w:rPr>
              <w:rFonts w:hint="eastAsia"/>
            </w:rPr>
          </w:rPrChange>
        </w:rPr>
        <w:t>没问题则不用执行下面的命令</w:t>
      </w:r>
    </w:p>
    <w:p w14:paraId="076614D9" w14:textId="77777777" w:rsidR="00C5075E" w:rsidRPr="00033F67" w:rsidRDefault="00134E85" w:rsidP="00033F67">
      <w:pPr>
        <w:rPr>
          <w:rPrChange w:id="817" w:author="keywin" w:date="2022-11-16T14:07:00Z">
            <w:rPr/>
          </w:rPrChange>
        </w:rPr>
        <w:pPrChange w:id="818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19" w:author="keywin" w:date="2022-11-16T14:07:00Z">
            <w:rPr/>
          </w:rPrChange>
        </w:rPr>
        <w:t>systemctl start firewalld</w:t>
      </w:r>
    </w:p>
    <w:p w14:paraId="723A7A0F" w14:textId="77777777" w:rsidR="00C5075E" w:rsidRPr="00033F67" w:rsidRDefault="00134E85" w:rsidP="00033F67">
      <w:pPr>
        <w:rPr>
          <w:rPrChange w:id="820" w:author="keywin" w:date="2022-11-16T14:07:00Z">
            <w:rPr/>
          </w:rPrChange>
        </w:rPr>
        <w:pPrChange w:id="821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22" w:author="keywin" w:date="2022-11-16T14:07:00Z">
            <w:rPr>
              <w:rFonts w:hint="eastAsia"/>
            </w:rPr>
          </w:rPrChange>
        </w:rPr>
        <w:t>systemctl status firewalld   (</w:t>
      </w:r>
      <w:r w:rsidRPr="00033F67">
        <w:rPr>
          <w:rFonts w:hint="eastAsia"/>
          <w:rPrChange w:id="823" w:author="keywin" w:date="2022-11-16T14:07:00Z">
            <w:rPr>
              <w:rFonts w:hint="eastAsia"/>
            </w:rPr>
          </w:rPrChange>
        </w:rPr>
        <w:t>查看防火墙状态</w:t>
      </w:r>
      <w:r w:rsidRPr="00033F67">
        <w:rPr>
          <w:rFonts w:hint="eastAsia"/>
          <w:rPrChange w:id="824" w:author="keywin" w:date="2022-11-16T14:07:00Z">
            <w:rPr>
              <w:rFonts w:hint="eastAsia"/>
            </w:rPr>
          </w:rPrChange>
        </w:rPr>
        <w:t>)</w:t>
      </w:r>
    </w:p>
    <w:p w14:paraId="48697840" w14:textId="77777777" w:rsidR="00C5075E" w:rsidRPr="00033F67" w:rsidRDefault="00134E85" w:rsidP="00033F67">
      <w:pPr>
        <w:rPr>
          <w:rPrChange w:id="825" w:author="keywin" w:date="2022-11-16T14:07:00Z">
            <w:rPr>
              <w:rFonts w:eastAsia="微软雅黑"/>
            </w:rPr>
          </w:rPrChange>
        </w:rPr>
        <w:pPrChange w:id="826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27" w:author="keywin" w:date="2022-11-16T14:07:00Z">
            <w:rPr>
              <w:rFonts w:ascii="微软雅黑" w:eastAsia="微软雅黑" w:hAnsi="微软雅黑" w:cs="微软雅黑"/>
              <w:color w:val="000000"/>
              <w:sz w:val="19"/>
              <w:szCs w:val="19"/>
              <w:shd w:val="clear" w:color="auto" w:fill="FEFEF2"/>
            </w:rPr>
          </w:rPrChange>
        </w:rPr>
        <w:t>chkconfig iptables off</w:t>
      </w:r>
      <w:r w:rsidRPr="00033F67">
        <w:rPr>
          <w:rFonts w:hint="eastAsia"/>
          <w:rPrChange w:id="828" w:author="keywin" w:date="2022-11-16T14:07:00Z">
            <w:rPr>
              <w:rFonts w:ascii="微软雅黑" w:eastAsia="微软雅黑" w:hAnsi="微软雅黑" w:cs="微软雅黑" w:hint="eastAsia"/>
              <w:color w:val="000000"/>
              <w:sz w:val="19"/>
              <w:szCs w:val="19"/>
              <w:shd w:val="clear" w:color="auto" w:fill="FEFEF2"/>
            </w:rPr>
          </w:rPrChange>
        </w:rPr>
        <w:t>（永久关闭防火墙）</w:t>
      </w:r>
    </w:p>
    <w:p w14:paraId="1137112F" w14:textId="77777777" w:rsidR="00C5075E" w:rsidRPr="00033F67" w:rsidRDefault="00134E85" w:rsidP="00033F67">
      <w:pPr>
        <w:rPr>
          <w:rPrChange w:id="829" w:author="keywin" w:date="2022-11-16T14:07:00Z">
            <w:rPr/>
          </w:rPrChange>
        </w:rPr>
        <w:pPrChange w:id="830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31" w:author="keywin" w:date="2022-11-16T14:07:00Z">
            <w:rPr>
              <w:rFonts w:hint="eastAsia"/>
            </w:rPr>
          </w:rPrChange>
        </w:rPr>
        <w:t>6,</w:t>
      </w:r>
      <w:r w:rsidRPr="00033F67">
        <w:rPr>
          <w:rFonts w:hint="eastAsia"/>
          <w:rPrChange w:id="832" w:author="keywin" w:date="2022-11-16T14:07:00Z">
            <w:rPr>
              <w:rFonts w:hint="eastAsia"/>
            </w:rPr>
          </w:rPrChange>
        </w:rPr>
        <w:t>查看私服仓库的镜像列表</w:t>
      </w:r>
    </w:p>
    <w:p w14:paraId="089AFB10" w14:textId="77777777" w:rsidR="00C5075E" w:rsidRPr="00033F67" w:rsidRDefault="00134E85" w:rsidP="00033F67">
      <w:pPr>
        <w:rPr>
          <w:rPrChange w:id="833" w:author="keywin" w:date="2022-11-16T14:07:00Z">
            <w:rPr/>
          </w:rPrChange>
        </w:rPr>
        <w:pPrChange w:id="834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35" w:author="keywin" w:date="2022-11-16T14:07:00Z">
            <w:rPr/>
          </w:rPrChange>
        </w:rPr>
        <w:t xml:space="preserve">curl -XGET </w:t>
      </w:r>
      <w:r w:rsidR="00B913F8" w:rsidRPr="00033F67">
        <w:fldChar w:fldCharType="begin"/>
      </w:r>
      <w:r w:rsidR="00B913F8" w:rsidRPr="00033F67">
        <w:rPr>
          <w:rPrChange w:id="836" w:author="keywin" w:date="2022-11-16T14:07:00Z">
            <w:rPr/>
          </w:rPrChange>
        </w:rPr>
        <w:instrText xml:space="preserve"> HYPERLINK "http://192.168.1.47:5000/v2/_catalog" </w:instrText>
      </w:r>
      <w:r w:rsidR="00B913F8" w:rsidRPr="00033F67">
        <w:rPr>
          <w:rPrChange w:id="837" w:author="keywin" w:date="2022-11-16T14:07:00Z">
            <w:rPr/>
          </w:rPrChange>
        </w:rPr>
        <w:fldChar w:fldCharType="separate"/>
      </w:r>
      <w:r w:rsidRPr="00033F67">
        <w:rPr>
          <w:rStyle w:val="a3"/>
        </w:rPr>
        <w:t>http://192.168.1.</w:t>
      </w:r>
      <w:r w:rsidRPr="00033F67">
        <w:rPr>
          <w:rStyle w:val="a3"/>
          <w:rFonts w:hint="eastAsia"/>
          <w:rPrChange w:id="838" w:author="keywin" w:date="2022-11-16T14:07:00Z">
            <w:rPr>
              <w:rStyle w:val="a3"/>
              <w:rFonts w:hint="eastAsia"/>
            </w:rPr>
          </w:rPrChange>
        </w:rPr>
        <w:t>47</w:t>
      </w:r>
      <w:r w:rsidRPr="00033F67">
        <w:rPr>
          <w:rStyle w:val="a3"/>
          <w:rPrChange w:id="839" w:author="keywin" w:date="2022-11-16T14:07:00Z">
            <w:rPr>
              <w:rStyle w:val="a3"/>
            </w:rPr>
          </w:rPrChange>
        </w:rPr>
        <w:t>:5000/v2/_catalog</w:t>
      </w:r>
      <w:r w:rsidR="00B913F8" w:rsidRPr="00033F67">
        <w:rPr>
          <w:rPrChange w:id="840" w:author="keywin" w:date="2022-11-16T14:07:00Z">
            <w:rPr>
              <w:rStyle w:val="a3"/>
            </w:rPr>
          </w:rPrChange>
        </w:rPr>
        <w:fldChar w:fldCharType="end"/>
      </w:r>
      <w:r w:rsidRPr="00033F67">
        <w:rPr>
          <w:rFonts w:hint="eastAsia"/>
        </w:rPr>
        <w:t>(</w:t>
      </w:r>
      <w:r w:rsidRPr="00033F67">
        <w:rPr>
          <w:rFonts w:hint="eastAsia"/>
        </w:rPr>
        <w:t>执行该命令</w:t>
      </w:r>
      <w:r w:rsidRPr="00033F67">
        <w:rPr>
          <w:rFonts w:hint="eastAsia"/>
          <w:rPrChange w:id="841" w:author="keywin" w:date="2022-11-16T14:07:00Z">
            <w:rPr>
              <w:rFonts w:hint="eastAsia"/>
            </w:rPr>
          </w:rPrChange>
        </w:rPr>
        <w:t>)</w:t>
      </w:r>
    </w:p>
    <w:p w14:paraId="3C9E5720" w14:textId="77777777" w:rsidR="00C5075E" w:rsidRPr="00033F67" w:rsidRDefault="00134E85" w:rsidP="00033F67">
      <w:pPr>
        <w:pPrChange w:id="842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43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2CD7C36D" wp14:editId="6C70FEDE">
            <wp:extent cx="5257800" cy="1421130"/>
            <wp:effectExtent l="0" t="0" r="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36F3" w14:textId="77777777" w:rsidR="00C5075E" w:rsidRPr="00033F67" w:rsidRDefault="00134E85" w:rsidP="00033F67">
      <w:pPr>
        <w:rPr>
          <w:rPrChange w:id="844" w:author="keywin" w:date="2022-11-16T14:07:00Z">
            <w:rPr/>
          </w:rPrChange>
        </w:rPr>
        <w:pPrChange w:id="845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</w:rPr>
        <w:t>或者在浏览器输入</w:t>
      </w:r>
      <w:r w:rsidR="00B913F8" w:rsidRPr="00033F67">
        <w:fldChar w:fldCharType="begin"/>
      </w:r>
      <w:r w:rsidR="00B913F8" w:rsidRPr="00033F67">
        <w:rPr>
          <w:rPrChange w:id="846" w:author="keywin" w:date="2022-11-16T14:07:00Z">
            <w:rPr/>
          </w:rPrChange>
        </w:rPr>
        <w:instrText xml:space="preserve"> HYPERLINK "http://192.168.1.47:5000/v2/_</w:instrText>
      </w:r>
      <w:r w:rsidR="00B913F8" w:rsidRPr="00033F67">
        <w:rPr>
          <w:rPrChange w:id="847" w:author="keywin" w:date="2022-11-16T14:07:00Z">
            <w:rPr/>
          </w:rPrChange>
        </w:rPr>
        <w:instrText xml:space="preserve">catalog" </w:instrText>
      </w:r>
      <w:r w:rsidR="00B913F8" w:rsidRPr="00033F67">
        <w:rPr>
          <w:rPrChange w:id="848" w:author="keywin" w:date="2022-11-16T14:07:00Z">
            <w:rPr/>
          </w:rPrChange>
        </w:rPr>
        <w:fldChar w:fldCharType="separate"/>
      </w:r>
      <w:r w:rsidRPr="00033F67">
        <w:rPr>
          <w:rStyle w:val="a3"/>
        </w:rPr>
        <w:t>http://192.168.1.</w:t>
      </w:r>
      <w:r w:rsidRPr="00033F67">
        <w:rPr>
          <w:rStyle w:val="a3"/>
          <w:rFonts w:hint="eastAsia"/>
          <w:rPrChange w:id="849" w:author="keywin" w:date="2022-11-16T14:07:00Z">
            <w:rPr>
              <w:rStyle w:val="a3"/>
              <w:rFonts w:hint="eastAsia"/>
            </w:rPr>
          </w:rPrChange>
        </w:rPr>
        <w:t>47</w:t>
      </w:r>
      <w:r w:rsidRPr="00033F67">
        <w:rPr>
          <w:rStyle w:val="a3"/>
          <w:rPrChange w:id="850" w:author="keywin" w:date="2022-11-16T14:07:00Z">
            <w:rPr>
              <w:rStyle w:val="a3"/>
            </w:rPr>
          </w:rPrChange>
        </w:rPr>
        <w:t>:5000/v2/_catalog</w:t>
      </w:r>
      <w:r w:rsidR="00B913F8" w:rsidRPr="00033F67">
        <w:rPr>
          <w:rPrChange w:id="851" w:author="keywin" w:date="2022-11-16T14:07:00Z">
            <w:rPr>
              <w:rStyle w:val="a3"/>
            </w:rPr>
          </w:rPrChange>
        </w:rPr>
        <w:fldChar w:fldCharType="end"/>
      </w:r>
      <w:r w:rsidRPr="00033F67">
        <w:rPr>
          <w:rFonts w:hint="eastAsia"/>
        </w:rPr>
        <w:t xml:space="preserve"> (ip</w:t>
      </w:r>
      <w:r w:rsidRPr="00033F67">
        <w:rPr>
          <w:rFonts w:hint="eastAsia"/>
        </w:rPr>
        <w:t>请根据实际情况改动</w:t>
      </w:r>
      <w:r w:rsidRPr="00033F67">
        <w:rPr>
          <w:rFonts w:hint="eastAsia"/>
          <w:rPrChange w:id="852" w:author="keywin" w:date="2022-11-16T14:07:00Z">
            <w:rPr>
              <w:rFonts w:hint="eastAsia"/>
            </w:rPr>
          </w:rPrChange>
        </w:rPr>
        <w:t>)</w:t>
      </w:r>
    </w:p>
    <w:p w14:paraId="7525D753" w14:textId="77777777" w:rsidR="00C5075E" w:rsidRPr="00033F67" w:rsidRDefault="00134E85" w:rsidP="00033F67">
      <w:pPr>
        <w:pPrChange w:id="853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54" w:author="keywin" w:date="2022-11-16T14:07:00Z">
            <w:rPr>
              <w:noProof/>
            </w:rPr>
          </w:rPrChange>
        </w:rPr>
        <w:drawing>
          <wp:inline distT="0" distB="0" distL="114300" distR="114300" wp14:anchorId="45EE756C" wp14:editId="681B83ED">
            <wp:extent cx="5273040" cy="2628900"/>
            <wp:effectExtent l="0" t="0" r="381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7D31" w14:textId="77777777" w:rsidR="00C5075E" w:rsidRPr="00033F67" w:rsidRDefault="00134E85" w:rsidP="00033F67">
      <w:pPr>
        <w:rPr>
          <w:rPrChange w:id="855" w:author="keywin" w:date="2022-11-16T14:07:00Z">
            <w:rPr/>
          </w:rPrChange>
        </w:rPr>
        <w:pPrChange w:id="856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57" w:author="keywin" w:date="2022-11-16T14:07:00Z">
            <w:rPr>
              <w:rFonts w:hint="eastAsia"/>
            </w:rPr>
          </w:rPrChange>
        </w:rPr>
        <w:t>7</w:t>
      </w:r>
      <w:r w:rsidRPr="00033F67">
        <w:rPr>
          <w:rFonts w:hint="eastAsia"/>
          <w:rPrChange w:id="858" w:author="keywin" w:date="2022-11-16T14:07:00Z">
            <w:rPr>
              <w:rFonts w:hint="eastAsia"/>
            </w:rPr>
          </w:rPrChange>
        </w:rPr>
        <w:t>如何上传镜像到仓库</w:t>
      </w:r>
    </w:p>
    <w:p w14:paraId="0B49AC54" w14:textId="77777777" w:rsidR="00C5075E" w:rsidRPr="00033F67" w:rsidRDefault="00134E85" w:rsidP="00033F67">
      <w:pPr>
        <w:pPrChange w:id="859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60" w:author="keywin" w:date="2022-11-16T14:07:00Z">
            <w:rPr>
              <w:noProof/>
            </w:rPr>
          </w:rPrChange>
        </w:rPr>
        <w:drawing>
          <wp:inline distT="0" distB="0" distL="114300" distR="114300" wp14:anchorId="02A1172F" wp14:editId="790311C1">
            <wp:extent cx="5262880" cy="1859915"/>
            <wp:effectExtent l="0" t="0" r="13970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B8BB" w14:textId="77777777" w:rsidR="00C5075E" w:rsidRPr="00033F67" w:rsidRDefault="00134E85" w:rsidP="00033F67">
      <w:pPr>
        <w:rPr>
          <w:rPrChange w:id="861" w:author="keywin" w:date="2022-11-16T14:07:00Z">
            <w:rPr/>
          </w:rPrChange>
        </w:rPr>
        <w:pPrChange w:id="862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63" w:author="keywin" w:date="2022-11-16T14:07:00Z">
            <w:rPr>
              <w:rFonts w:hint="eastAsia"/>
            </w:rPr>
          </w:rPrChange>
        </w:rPr>
        <w:t>如上图</w:t>
      </w:r>
      <w:r w:rsidRPr="00033F67">
        <w:rPr>
          <w:rFonts w:hint="eastAsia"/>
          <w:rPrChange w:id="864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865" w:author="keywin" w:date="2022-11-16T14:07:00Z">
            <w:rPr>
              <w:rFonts w:hint="eastAsia"/>
            </w:rPr>
          </w:rPrChange>
        </w:rPr>
        <w:t>如果想将</w:t>
      </w:r>
      <w:r w:rsidRPr="00033F67">
        <w:rPr>
          <w:rFonts w:hint="eastAsia"/>
          <w:rPrChange w:id="866" w:author="keywin" w:date="2022-11-16T14:07:00Z">
            <w:rPr>
              <w:rFonts w:hint="eastAsia"/>
            </w:rPr>
          </w:rPrChange>
        </w:rPr>
        <w:t>rancher/rancher</w:t>
      </w:r>
      <w:r w:rsidRPr="00033F67">
        <w:rPr>
          <w:rFonts w:hint="eastAsia"/>
          <w:rPrChange w:id="867" w:author="keywin" w:date="2022-11-16T14:07:00Z">
            <w:rPr>
              <w:rFonts w:hint="eastAsia"/>
            </w:rPr>
          </w:rPrChange>
        </w:rPr>
        <w:t>上传到私服仓库</w:t>
      </w:r>
    </w:p>
    <w:p w14:paraId="470FA9D6" w14:textId="77777777" w:rsidR="00C5075E" w:rsidRPr="00033F67" w:rsidRDefault="00134E85" w:rsidP="00033F67">
      <w:pPr>
        <w:rPr>
          <w:rPrChange w:id="868" w:author="keywin" w:date="2022-11-16T14:07:00Z">
            <w:rPr/>
          </w:rPrChange>
        </w:rPr>
        <w:pPrChange w:id="869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70" w:author="keywin" w:date="2022-11-16T14:07:00Z">
            <w:rPr>
              <w:rFonts w:hint="eastAsia"/>
            </w:rPr>
          </w:rPrChange>
        </w:rPr>
        <w:t xml:space="preserve">7.1 </w:t>
      </w:r>
      <w:r w:rsidRPr="00033F67">
        <w:rPr>
          <w:rFonts w:hint="eastAsia"/>
          <w:rPrChange w:id="871" w:author="keywin" w:date="2022-11-16T14:07:00Z">
            <w:rPr>
              <w:rFonts w:hint="eastAsia"/>
            </w:rPr>
          </w:rPrChange>
        </w:rPr>
        <w:t>给</w:t>
      </w:r>
      <w:r w:rsidRPr="00033F67">
        <w:rPr>
          <w:rFonts w:hint="eastAsia"/>
          <w:rPrChange w:id="872" w:author="keywin" w:date="2022-11-16T14:07:00Z">
            <w:rPr>
              <w:rFonts w:hint="eastAsia"/>
            </w:rPr>
          </w:rPrChange>
        </w:rPr>
        <w:t xml:space="preserve">rancher/rancher </w:t>
      </w:r>
      <w:r w:rsidRPr="00033F67">
        <w:rPr>
          <w:rFonts w:hint="eastAsia"/>
          <w:rPrChange w:id="873" w:author="keywin" w:date="2022-11-16T14:07:00Z">
            <w:rPr>
              <w:rFonts w:hint="eastAsia"/>
            </w:rPr>
          </w:rPrChange>
        </w:rPr>
        <w:t>打标签</w:t>
      </w:r>
      <w:r w:rsidRPr="00033F67">
        <w:rPr>
          <w:rFonts w:hint="eastAsia"/>
          <w:rPrChange w:id="874" w:author="keywin" w:date="2022-11-16T14:07:00Z">
            <w:rPr>
              <w:rFonts w:hint="eastAsia"/>
            </w:rPr>
          </w:rPrChange>
        </w:rPr>
        <w:t xml:space="preserve"> (192.168.1.47 </w:t>
      </w:r>
      <w:r w:rsidRPr="00033F67">
        <w:rPr>
          <w:rFonts w:hint="eastAsia"/>
          <w:rPrChange w:id="875" w:author="keywin" w:date="2022-11-16T14:07:00Z">
            <w:rPr>
              <w:rFonts w:hint="eastAsia"/>
            </w:rPr>
          </w:rPrChange>
        </w:rPr>
        <w:t>是你搭建私有仓库的虚拟机的</w:t>
      </w:r>
      <w:r w:rsidRPr="00033F67">
        <w:rPr>
          <w:rFonts w:hint="eastAsia"/>
          <w:rPrChange w:id="876" w:author="keywin" w:date="2022-11-16T14:07:00Z">
            <w:rPr>
              <w:rFonts w:hint="eastAsia"/>
            </w:rPr>
          </w:rPrChange>
        </w:rPr>
        <w:t>ip)</w:t>
      </w:r>
    </w:p>
    <w:p w14:paraId="3EF350A8" w14:textId="77777777" w:rsidR="00C5075E" w:rsidRPr="00033F67" w:rsidRDefault="00134E85" w:rsidP="00033F67">
      <w:pPr>
        <w:rPr>
          <w:rPrChange w:id="877" w:author="keywin" w:date="2022-11-16T14:07:00Z">
            <w:rPr/>
          </w:rPrChange>
        </w:rPr>
        <w:pPrChange w:id="878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79" w:author="keywin" w:date="2022-11-16T14:07:00Z">
            <w:rPr>
              <w:rFonts w:hint="eastAsia"/>
            </w:rPr>
          </w:rPrChange>
        </w:rPr>
        <w:t>docker tag rancher/rancher:latest 192.168.1.47:5000/rancher/rancher:latest</w:t>
      </w:r>
    </w:p>
    <w:p w14:paraId="176A15AD" w14:textId="77777777" w:rsidR="00C5075E" w:rsidRPr="00033F67" w:rsidRDefault="00C5075E" w:rsidP="00033F67">
      <w:pPr>
        <w:rPr>
          <w:rPrChange w:id="880" w:author="keywin" w:date="2022-11-16T14:07:00Z">
            <w:rPr/>
          </w:rPrChange>
        </w:rPr>
        <w:pPrChange w:id="881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5BCE3CC0" w14:textId="77777777" w:rsidR="00C5075E" w:rsidRPr="00033F67" w:rsidRDefault="00134E85" w:rsidP="00033F67">
      <w:pPr>
        <w:rPr>
          <w:rPrChange w:id="882" w:author="keywin" w:date="2022-11-16T14:07:00Z">
            <w:rPr/>
          </w:rPrChange>
        </w:rPr>
        <w:pPrChange w:id="883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84" w:author="keywin" w:date="2022-11-16T14:07:00Z">
            <w:rPr>
              <w:rFonts w:hint="eastAsia"/>
            </w:rPr>
          </w:rPrChange>
        </w:rPr>
        <w:t>7.2,</w:t>
      </w:r>
      <w:r w:rsidRPr="00033F67">
        <w:rPr>
          <w:rFonts w:hint="eastAsia"/>
          <w:rPrChange w:id="885" w:author="keywin" w:date="2022-11-16T14:07:00Z">
            <w:rPr>
              <w:rFonts w:hint="eastAsia"/>
            </w:rPr>
          </w:rPrChange>
        </w:rPr>
        <w:t>重启私有仓库容器</w:t>
      </w:r>
    </w:p>
    <w:p w14:paraId="11FD86B7" w14:textId="77777777" w:rsidR="00C5075E" w:rsidRPr="00033F67" w:rsidRDefault="00134E85" w:rsidP="00033F67">
      <w:pPr>
        <w:rPr>
          <w:rPrChange w:id="886" w:author="keywin" w:date="2022-11-16T14:07:00Z">
            <w:rPr/>
          </w:rPrChange>
        </w:rPr>
        <w:pPrChange w:id="887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888" w:author="keywin" w:date="2022-11-16T14:07:00Z">
            <w:rPr/>
          </w:rPrChange>
        </w:rPr>
        <w:t>docker restart</w:t>
      </w:r>
      <w:r w:rsidRPr="00033F67">
        <w:rPr>
          <w:rFonts w:hint="eastAsia"/>
          <w:rPrChange w:id="889" w:author="keywin" w:date="2022-11-16T14:07:00Z">
            <w:rPr>
              <w:rFonts w:hint="eastAsia"/>
            </w:rPr>
          </w:rPrChange>
        </w:rPr>
        <w:t xml:space="preserve"> +</w:t>
      </w:r>
      <w:r w:rsidRPr="00033F67">
        <w:rPr>
          <w:rFonts w:hint="eastAsia"/>
          <w:rPrChange w:id="890" w:author="keywin" w:date="2022-11-16T14:07:00Z">
            <w:rPr>
              <w:rFonts w:hint="eastAsia"/>
            </w:rPr>
          </w:rPrChange>
        </w:rPr>
        <w:t>容器</w:t>
      </w:r>
      <w:r w:rsidRPr="00033F67">
        <w:rPr>
          <w:rFonts w:hint="eastAsia"/>
          <w:rPrChange w:id="891" w:author="keywin" w:date="2022-11-16T14:07:00Z">
            <w:rPr>
              <w:rFonts w:hint="eastAsia"/>
            </w:rPr>
          </w:rPrChange>
        </w:rPr>
        <w:t>id/</w:t>
      </w:r>
      <w:r w:rsidRPr="00033F67">
        <w:rPr>
          <w:rFonts w:hint="eastAsia"/>
          <w:rPrChange w:id="892" w:author="keywin" w:date="2022-11-16T14:07:00Z">
            <w:rPr>
              <w:rFonts w:hint="eastAsia"/>
            </w:rPr>
          </w:rPrChange>
        </w:rPr>
        <w:t>容器名称</w:t>
      </w:r>
    </w:p>
    <w:p w14:paraId="4625E2B6" w14:textId="77777777" w:rsidR="00C5075E" w:rsidRPr="00033F67" w:rsidRDefault="00C5075E" w:rsidP="00033F67">
      <w:pPr>
        <w:rPr>
          <w:rPrChange w:id="893" w:author="keywin" w:date="2022-11-16T14:07:00Z">
            <w:rPr/>
          </w:rPrChange>
        </w:rPr>
        <w:pPrChange w:id="894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36773DDA" w14:textId="77777777" w:rsidR="00C5075E" w:rsidRPr="00033F67" w:rsidRDefault="00134E85" w:rsidP="00033F67">
      <w:pPr>
        <w:rPr>
          <w:rPrChange w:id="895" w:author="keywin" w:date="2022-11-16T14:07:00Z">
            <w:rPr/>
          </w:rPrChange>
        </w:rPr>
        <w:pPrChange w:id="896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897" w:author="keywin" w:date="2022-11-16T14:07:00Z">
            <w:rPr>
              <w:rFonts w:hint="eastAsia"/>
            </w:rPr>
          </w:rPrChange>
        </w:rPr>
        <w:t>7.3,</w:t>
      </w:r>
      <w:r w:rsidRPr="00033F67">
        <w:rPr>
          <w:rFonts w:hint="eastAsia"/>
          <w:rPrChange w:id="898" w:author="keywin" w:date="2022-11-16T14:07:00Z">
            <w:rPr>
              <w:rFonts w:hint="eastAsia"/>
            </w:rPr>
          </w:rPrChange>
        </w:rPr>
        <w:t>将镜像</w:t>
      </w:r>
      <w:r w:rsidRPr="00033F67">
        <w:rPr>
          <w:rFonts w:hint="eastAsia"/>
          <w:rPrChange w:id="899" w:author="keywin" w:date="2022-11-16T14:07:00Z">
            <w:rPr>
              <w:rFonts w:hint="eastAsia"/>
            </w:rPr>
          </w:rPrChange>
        </w:rPr>
        <w:t xml:space="preserve">push </w:t>
      </w:r>
      <w:r w:rsidRPr="00033F67">
        <w:rPr>
          <w:rFonts w:hint="eastAsia"/>
          <w:rPrChange w:id="900" w:author="keywin" w:date="2022-11-16T14:07:00Z">
            <w:rPr>
              <w:rFonts w:hint="eastAsia"/>
            </w:rPr>
          </w:rPrChange>
        </w:rPr>
        <w:t>到私服</w:t>
      </w:r>
    </w:p>
    <w:p w14:paraId="178CB6F4" w14:textId="77777777" w:rsidR="00C5075E" w:rsidRPr="00033F67" w:rsidRDefault="00134E85" w:rsidP="00033F67">
      <w:pPr>
        <w:rPr>
          <w:rPrChange w:id="901" w:author="keywin" w:date="2022-11-16T14:07:00Z">
            <w:rPr/>
          </w:rPrChange>
        </w:rPr>
        <w:pPrChange w:id="902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903" w:author="keywin" w:date="2022-11-16T14:07:00Z">
            <w:rPr>
              <w:rFonts w:hint="eastAsia"/>
            </w:rPr>
          </w:rPrChange>
        </w:rPr>
        <w:t>docker push 192.168.1.47:5000/rancher/rancher:latest</w:t>
      </w:r>
    </w:p>
    <w:p w14:paraId="0C53718E" w14:textId="77777777" w:rsidR="00C5075E" w:rsidRPr="00033F67" w:rsidRDefault="00134E85" w:rsidP="00033F67">
      <w:pPr>
        <w:pPrChange w:id="904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905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05CD155A" wp14:editId="27B8C808">
            <wp:extent cx="5273675" cy="1926590"/>
            <wp:effectExtent l="0" t="0" r="3175" b="165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0FED" w14:textId="77777777" w:rsidR="00C5075E" w:rsidRPr="00033F67" w:rsidRDefault="00134E85" w:rsidP="00033F67">
      <w:pPr>
        <w:rPr>
          <w:rPrChange w:id="906" w:author="keywin" w:date="2022-11-16T14:07:00Z">
            <w:rPr/>
          </w:rPrChange>
        </w:rPr>
        <w:pPrChange w:id="907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Fonts w:hint="eastAsia"/>
          <w:rPrChange w:id="908" w:author="keywin" w:date="2022-11-16T14:07:00Z">
            <w:rPr>
              <w:rFonts w:hint="eastAsia"/>
            </w:rPr>
          </w:rPrChange>
        </w:rPr>
        <w:t xml:space="preserve">7.4 </w:t>
      </w:r>
      <w:r w:rsidRPr="00033F67">
        <w:rPr>
          <w:rFonts w:hint="eastAsia"/>
          <w:rPrChange w:id="909" w:author="keywin" w:date="2022-11-16T14:07:00Z">
            <w:rPr>
              <w:rFonts w:hint="eastAsia"/>
            </w:rPr>
          </w:rPrChange>
        </w:rPr>
        <w:t>重新访问发现私服仓库中有</w:t>
      </w:r>
      <w:r w:rsidRPr="00033F67">
        <w:rPr>
          <w:rFonts w:hint="eastAsia"/>
          <w:rPrChange w:id="910" w:author="keywin" w:date="2022-11-16T14:07:00Z">
            <w:rPr>
              <w:rFonts w:hint="eastAsia"/>
            </w:rPr>
          </w:rPrChange>
        </w:rPr>
        <w:t xml:space="preserve">rancher/rancher </w:t>
      </w:r>
      <w:r w:rsidRPr="00033F67">
        <w:rPr>
          <w:rFonts w:hint="eastAsia"/>
          <w:rPrChange w:id="911" w:author="keywin" w:date="2022-11-16T14:07:00Z">
            <w:rPr>
              <w:rFonts w:hint="eastAsia"/>
            </w:rPr>
          </w:rPrChange>
        </w:rPr>
        <w:t>了</w:t>
      </w:r>
    </w:p>
    <w:p w14:paraId="19C7F1E8" w14:textId="77777777" w:rsidR="00C5075E" w:rsidRPr="00033F67" w:rsidRDefault="00134E85" w:rsidP="00033F67">
      <w:pPr>
        <w:pPrChange w:id="912" w:author="keywin" w:date="2022-11-16T14:07:00Z">
          <w:pPr>
            <w:tabs>
              <w:tab w:val="left" w:pos="2515"/>
            </w:tabs>
            <w:jc w:val="left"/>
          </w:pPr>
        </w:pPrChange>
      </w:pPr>
      <w:r w:rsidRPr="00033F67">
        <w:rPr>
          <w:rPrChange w:id="913" w:author="keywin" w:date="2022-11-16T14:07:00Z">
            <w:rPr>
              <w:noProof/>
            </w:rPr>
          </w:rPrChange>
        </w:rPr>
        <w:drawing>
          <wp:inline distT="0" distB="0" distL="114300" distR="114300" wp14:anchorId="76DEA66E" wp14:editId="56A3CDC2">
            <wp:extent cx="5273040" cy="3246755"/>
            <wp:effectExtent l="0" t="0" r="3810" b="1079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2008" w14:textId="15783718" w:rsidR="00C5075E" w:rsidRPr="00033F67" w:rsidRDefault="00134E85" w:rsidP="00033F67">
      <w:pPr>
        <w:rPr>
          <w:rPrChange w:id="914" w:author="keywin" w:date="2022-11-16T14:07:00Z">
            <w:rPr/>
          </w:rPrChange>
        </w:rPr>
        <w:pPrChange w:id="915" w:author="keywin" w:date="2022-11-16T14:07:00Z">
          <w:pPr>
            <w:pStyle w:val="1"/>
            <w:jc w:val="center"/>
          </w:pPr>
        </w:pPrChange>
      </w:pPr>
      <w:r w:rsidRPr="00033F67">
        <w:rPr>
          <w:rFonts w:hint="eastAsia"/>
        </w:rPr>
        <w:t>如何部署项目</w:t>
      </w:r>
    </w:p>
    <w:p w14:paraId="3FE646BF" w14:textId="5ECC1EBE" w:rsidR="00C31A0C" w:rsidRPr="00033F67" w:rsidRDefault="00C31A0C" w:rsidP="00033F67">
      <w:pPr>
        <w:rPr>
          <w:rPrChange w:id="916" w:author="keywin" w:date="2022-11-16T14:07:00Z">
            <w:rPr/>
          </w:rPrChange>
        </w:rPr>
      </w:pPr>
      <w:r w:rsidRPr="00033F67">
        <w:rPr>
          <w:rFonts w:hint="eastAsia"/>
          <w:rPrChange w:id="917" w:author="keywin" w:date="2022-11-16T14:07:00Z">
            <w:rPr>
              <w:rFonts w:hint="eastAsia"/>
            </w:rPr>
          </w:rPrChange>
        </w:rPr>
        <w:t>前凑在每个节点上</w:t>
      </w:r>
      <w:r w:rsidR="00A5747F" w:rsidRPr="00033F67">
        <w:rPr>
          <w:rFonts w:hint="eastAsia"/>
          <w:rPrChange w:id="918" w:author="keywin" w:date="2022-11-16T14:07:00Z">
            <w:rPr>
              <w:rFonts w:hint="eastAsia"/>
            </w:rPr>
          </w:rPrChange>
        </w:rPr>
        <w:t>vi</w:t>
      </w:r>
      <w:r w:rsidR="00A5747F" w:rsidRPr="00033F67">
        <w:rPr>
          <w:rPrChange w:id="919" w:author="keywin" w:date="2022-11-16T14:07:00Z">
            <w:rPr/>
          </w:rPrChange>
        </w:rPr>
        <w:t xml:space="preserve"> /etc/docker/daemon.json</w:t>
      </w:r>
      <w:r w:rsidR="00A5747F" w:rsidRPr="00033F67">
        <w:rPr>
          <w:rFonts w:hint="eastAsia"/>
          <w:rPrChange w:id="920" w:author="keywin" w:date="2022-11-16T14:07:00Z">
            <w:rPr>
              <w:rFonts w:hint="eastAsia"/>
            </w:rPr>
          </w:rPrChange>
        </w:rPr>
        <w:t>，加入</w:t>
      </w:r>
      <w:r w:rsidR="00A5747F" w:rsidRPr="00033F67">
        <w:rPr>
          <w:rPrChange w:id="921" w:author="keywin" w:date="2022-11-16T14:07:00Z">
            <w:rPr/>
          </w:rPrChange>
        </w:rPr>
        <w:t>insecure-registries</w:t>
      </w:r>
      <w:r w:rsidR="00367528" w:rsidRPr="00033F67">
        <w:rPr>
          <w:rFonts w:hint="eastAsia"/>
          <w:rPrChange w:id="922" w:author="keywin" w:date="2022-11-16T14:07:00Z">
            <w:rPr>
              <w:rFonts w:hint="eastAsia"/>
            </w:rPr>
          </w:rPrChange>
        </w:rPr>
        <w:t>信息</w:t>
      </w:r>
    </w:p>
    <w:p w14:paraId="014BA04F" w14:textId="77777777" w:rsidR="00C31A0C" w:rsidRPr="00033F67" w:rsidRDefault="00C31A0C" w:rsidP="00033F67">
      <w:pPr>
        <w:rPr>
          <w:rPrChange w:id="923" w:author="keywin" w:date="2022-11-16T14:07:00Z">
            <w:rPr/>
          </w:rPrChange>
        </w:rPr>
        <w:pPrChange w:id="924" w:author="keywin" w:date="2022-11-16T14:07:00Z">
          <w:pPr/>
        </w:pPrChange>
      </w:pPr>
      <w:r w:rsidRPr="00033F67">
        <w:rPr>
          <w:rPrChange w:id="925" w:author="keywin" w:date="2022-11-16T14:07:00Z">
            <w:rPr/>
          </w:rPrChange>
        </w:rPr>
        <w:t>{</w:t>
      </w:r>
    </w:p>
    <w:p w14:paraId="4D51A4DB" w14:textId="77777777" w:rsidR="00C31A0C" w:rsidRPr="00033F67" w:rsidRDefault="00C31A0C" w:rsidP="00033F67">
      <w:pPr>
        <w:rPr>
          <w:rPrChange w:id="926" w:author="keywin" w:date="2022-11-16T14:07:00Z">
            <w:rPr/>
          </w:rPrChange>
        </w:rPr>
        <w:pPrChange w:id="927" w:author="keywin" w:date="2022-11-16T14:07:00Z">
          <w:pPr/>
        </w:pPrChange>
      </w:pPr>
      <w:r w:rsidRPr="00033F67">
        <w:rPr>
          <w:rPrChange w:id="928" w:author="keywin" w:date="2022-11-16T14:07:00Z">
            <w:rPr/>
          </w:rPrChange>
        </w:rPr>
        <w:t xml:space="preserve">  "registry-mirrors": [</w:t>
      </w:r>
    </w:p>
    <w:p w14:paraId="502E3B34" w14:textId="77777777" w:rsidR="00C31A0C" w:rsidRPr="00033F67" w:rsidRDefault="00C31A0C" w:rsidP="00033F67">
      <w:pPr>
        <w:rPr>
          <w:rPrChange w:id="929" w:author="keywin" w:date="2022-11-16T14:07:00Z">
            <w:rPr/>
          </w:rPrChange>
        </w:rPr>
        <w:pPrChange w:id="930" w:author="keywin" w:date="2022-11-16T14:07:00Z">
          <w:pPr/>
        </w:pPrChange>
      </w:pPr>
      <w:r w:rsidRPr="00033F67">
        <w:rPr>
          <w:rPrChange w:id="931" w:author="keywin" w:date="2022-11-16T14:07:00Z">
            <w:rPr/>
          </w:rPrChange>
        </w:rPr>
        <w:t xml:space="preserve">    "http://hub-mirror.c.163.com",</w:t>
      </w:r>
    </w:p>
    <w:p w14:paraId="18A2106F" w14:textId="77777777" w:rsidR="00C31A0C" w:rsidRPr="00033F67" w:rsidRDefault="00C31A0C" w:rsidP="00033F67">
      <w:pPr>
        <w:rPr>
          <w:rPrChange w:id="932" w:author="keywin" w:date="2022-11-16T14:07:00Z">
            <w:rPr/>
          </w:rPrChange>
        </w:rPr>
        <w:pPrChange w:id="933" w:author="keywin" w:date="2022-11-16T14:07:00Z">
          <w:pPr/>
        </w:pPrChange>
      </w:pPr>
      <w:r w:rsidRPr="00033F67">
        <w:rPr>
          <w:rPrChange w:id="934" w:author="keywin" w:date="2022-11-16T14:07:00Z">
            <w:rPr/>
          </w:rPrChange>
        </w:rPr>
        <w:t xml:space="preserve">    "https://docker.mirrors.ustc.edu.cn"</w:t>
      </w:r>
    </w:p>
    <w:p w14:paraId="1C5D444C" w14:textId="77777777" w:rsidR="00C31A0C" w:rsidRPr="00033F67" w:rsidRDefault="00C31A0C" w:rsidP="00033F67">
      <w:pPr>
        <w:rPr>
          <w:rPrChange w:id="935" w:author="keywin" w:date="2022-11-16T14:07:00Z">
            <w:rPr/>
          </w:rPrChange>
        </w:rPr>
        <w:pPrChange w:id="936" w:author="keywin" w:date="2022-11-16T14:07:00Z">
          <w:pPr/>
        </w:pPrChange>
      </w:pPr>
      <w:r w:rsidRPr="00033F67">
        <w:rPr>
          <w:rPrChange w:id="937" w:author="keywin" w:date="2022-11-16T14:07:00Z">
            <w:rPr/>
          </w:rPrChange>
        </w:rPr>
        <w:t xml:space="preserve">  ],</w:t>
      </w:r>
    </w:p>
    <w:p w14:paraId="4111E682" w14:textId="0511E319" w:rsidR="00C31A0C" w:rsidRPr="00033F67" w:rsidRDefault="00C31A0C" w:rsidP="00033F67">
      <w:pPr>
        <w:rPr>
          <w:rPrChange w:id="938" w:author="keywin" w:date="2022-11-16T14:07:00Z">
            <w:rPr/>
          </w:rPrChange>
        </w:rPr>
        <w:pPrChange w:id="939" w:author="keywin" w:date="2022-11-16T14:07:00Z">
          <w:pPr/>
        </w:pPrChange>
      </w:pPr>
      <w:r w:rsidRPr="00033F67">
        <w:rPr>
          <w:rPrChange w:id="940" w:author="keywin" w:date="2022-11-16T14:07:00Z">
            <w:rPr/>
          </w:rPrChange>
        </w:rPr>
        <w:t xml:space="preserve">  "insecure-registries": ["192.168.1.</w:t>
      </w:r>
      <w:ins w:id="941" w:author="keywin" w:date="2022-11-09T09:09:00Z">
        <w:r w:rsidR="00C3148F" w:rsidRPr="00033F67">
          <w:rPr>
            <w:rPrChange w:id="942" w:author="keywin" w:date="2022-11-16T14:07:00Z">
              <w:rPr/>
            </w:rPrChange>
          </w:rPr>
          <w:t>11</w:t>
        </w:r>
      </w:ins>
      <w:del w:id="943" w:author="keywin" w:date="2022-11-09T09:09:00Z">
        <w:r w:rsidRPr="00033F67" w:rsidDel="00C3148F">
          <w:rPr>
            <w:rPrChange w:id="944" w:author="keywin" w:date="2022-11-16T14:07:00Z">
              <w:rPr/>
            </w:rPrChange>
          </w:rPr>
          <w:delText>50</w:delText>
        </w:r>
      </w:del>
      <w:r w:rsidRPr="00033F67">
        <w:rPr>
          <w:rPrChange w:id="945" w:author="keywin" w:date="2022-11-16T14:07:00Z">
            <w:rPr/>
          </w:rPrChange>
        </w:rPr>
        <w:t>:5000","192.168.1.</w:t>
      </w:r>
      <w:del w:id="946" w:author="keywin" w:date="2022-11-09T09:09:00Z">
        <w:r w:rsidRPr="00033F67" w:rsidDel="00C3148F">
          <w:rPr>
            <w:rPrChange w:id="947" w:author="keywin" w:date="2022-11-16T14:07:00Z">
              <w:rPr/>
            </w:rPrChange>
          </w:rPr>
          <w:delText>50</w:delText>
        </w:r>
      </w:del>
      <w:ins w:id="948" w:author="keywin" w:date="2022-11-09T09:09:00Z">
        <w:r w:rsidR="00C3148F" w:rsidRPr="00033F67">
          <w:rPr>
            <w:rPrChange w:id="949" w:author="keywin" w:date="2022-11-16T14:07:00Z">
              <w:rPr/>
            </w:rPrChange>
          </w:rPr>
          <w:t>11</w:t>
        </w:r>
      </w:ins>
      <w:r w:rsidRPr="00033F67">
        <w:rPr>
          <w:rPrChange w:id="950" w:author="keywin" w:date="2022-11-16T14:07:00Z">
            <w:rPr/>
          </w:rPrChange>
        </w:rPr>
        <w:t>:8083"]</w:t>
      </w:r>
    </w:p>
    <w:p w14:paraId="2D80222B" w14:textId="66C4ED54" w:rsidR="00C31A0C" w:rsidRPr="00033F67" w:rsidRDefault="00C31A0C" w:rsidP="00033F67">
      <w:pPr>
        <w:rPr>
          <w:rPrChange w:id="951" w:author="keywin" w:date="2022-11-16T14:07:00Z">
            <w:rPr/>
          </w:rPrChange>
        </w:rPr>
        <w:pPrChange w:id="952" w:author="keywin" w:date="2022-11-16T14:07:00Z">
          <w:pPr/>
        </w:pPrChange>
      </w:pPr>
      <w:r w:rsidRPr="00033F67">
        <w:rPr>
          <w:rPrChange w:id="953" w:author="keywin" w:date="2022-11-16T14:07:00Z">
            <w:rPr/>
          </w:rPrChange>
        </w:rPr>
        <w:t>}</w:t>
      </w:r>
    </w:p>
    <w:p w14:paraId="3511A913" w14:textId="77777777" w:rsidR="00C5075E" w:rsidRPr="00033F67" w:rsidRDefault="00134E85" w:rsidP="00033F67">
      <w:pPr>
        <w:rPr>
          <w:rPrChange w:id="954" w:author="keywin" w:date="2022-11-16T14:07:00Z">
            <w:rPr/>
          </w:rPrChange>
        </w:rPr>
        <w:pPrChange w:id="955" w:author="keywin" w:date="2022-11-16T14:07:00Z">
          <w:pPr/>
        </w:pPrChange>
      </w:pPr>
      <w:r w:rsidRPr="00033F67">
        <w:rPr>
          <w:rFonts w:hint="eastAsia"/>
          <w:rPrChange w:id="956" w:author="keywin" w:date="2022-11-16T14:07:00Z">
            <w:rPr>
              <w:rFonts w:hint="eastAsia"/>
            </w:rPr>
          </w:rPrChange>
        </w:rPr>
        <w:t>1,</w:t>
      </w:r>
      <w:r w:rsidRPr="00033F67">
        <w:rPr>
          <w:rFonts w:hint="eastAsia"/>
          <w:rPrChange w:id="957" w:author="keywin" w:date="2022-11-16T14:07:00Z">
            <w:rPr>
              <w:rFonts w:hint="eastAsia"/>
            </w:rPr>
          </w:rPrChange>
        </w:rPr>
        <w:t>点击全局</w:t>
      </w:r>
      <w:r w:rsidRPr="00033F67">
        <w:rPr>
          <w:rFonts w:hint="eastAsia"/>
          <w:rPrChange w:id="958" w:author="keywin" w:date="2022-11-16T14:07:00Z">
            <w:rPr>
              <w:rFonts w:hint="eastAsia"/>
            </w:rPr>
          </w:rPrChange>
        </w:rPr>
        <w:t>-&gt; springcloud-&gt; Default</w:t>
      </w:r>
    </w:p>
    <w:p w14:paraId="01901366" w14:textId="77777777" w:rsidR="00C5075E" w:rsidRPr="00033F67" w:rsidRDefault="00134E85" w:rsidP="00033F67">
      <w:pPr>
        <w:pPrChange w:id="959" w:author="keywin" w:date="2022-11-16T14:07:00Z">
          <w:pPr/>
        </w:pPrChange>
      </w:pPr>
      <w:r w:rsidRPr="00033F67">
        <w:rPr>
          <w:rPrChange w:id="960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651978CC" wp14:editId="1D3C047A">
            <wp:extent cx="5266690" cy="2570480"/>
            <wp:effectExtent l="0" t="0" r="10160" b="127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ED33" w14:textId="77777777" w:rsidR="00C5075E" w:rsidRPr="00033F67" w:rsidRDefault="00134E85" w:rsidP="00033F67">
      <w:pPr>
        <w:rPr>
          <w:rPrChange w:id="961" w:author="keywin" w:date="2022-11-16T14:07:00Z">
            <w:rPr/>
          </w:rPrChange>
        </w:rPr>
        <w:pPrChange w:id="962" w:author="keywin" w:date="2022-11-16T14:07:00Z">
          <w:pPr/>
        </w:pPrChange>
      </w:pPr>
      <w:r w:rsidRPr="00033F67">
        <w:rPr>
          <w:rFonts w:hint="eastAsia"/>
          <w:rPrChange w:id="963" w:author="keywin" w:date="2022-11-16T14:07:00Z">
            <w:rPr>
              <w:rFonts w:hint="eastAsia"/>
            </w:rPr>
          </w:rPrChange>
        </w:rPr>
        <w:t>2,</w:t>
      </w:r>
      <w:r w:rsidRPr="00033F67">
        <w:rPr>
          <w:rFonts w:hint="eastAsia"/>
          <w:rPrChange w:id="964" w:author="keywin" w:date="2022-11-16T14:07:00Z">
            <w:rPr>
              <w:rFonts w:hint="eastAsia"/>
            </w:rPr>
          </w:rPrChange>
        </w:rPr>
        <w:t>如下图已有的服务是已经部署的服务</w:t>
      </w:r>
      <w:r w:rsidRPr="00033F67">
        <w:rPr>
          <w:rFonts w:hint="eastAsia"/>
          <w:rPrChange w:id="965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966" w:author="keywin" w:date="2022-11-16T14:07:00Z">
            <w:rPr>
              <w:rFonts w:hint="eastAsia"/>
            </w:rPr>
          </w:rPrChange>
        </w:rPr>
        <w:t>点击部署服务进行部署</w:t>
      </w:r>
    </w:p>
    <w:p w14:paraId="624C7965" w14:textId="77777777" w:rsidR="00C5075E" w:rsidRPr="00033F67" w:rsidRDefault="00134E85" w:rsidP="00033F67">
      <w:pPr>
        <w:pPrChange w:id="967" w:author="keywin" w:date="2022-11-16T14:07:00Z">
          <w:pPr/>
        </w:pPrChange>
      </w:pPr>
      <w:r w:rsidRPr="00033F67">
        <w:rPr>
          <w:rPrChange w:id="968" w:author="keywin" w:date="2022-11-16T14:07:00Z">
            <w:rPr>
              <w:noProof/>
            </w:rPr>
          </w:rPrChange>
        </w:rPr>
        <w:drawing>
          <wp:inline distT="0" distB="0" distL="114300" distR="114300" wp14:anchorId="2284720C" wp14:editId="4E17F2E7">
            <wp:extent cx="5263515" cy="2524125"/>
            <wp:effectExtent l="0" t="0" r="13335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020E" w14:textId="77777777" w:rsidR="00C5075E" w:rsidRPr="00033F67" w:rsidRDefault="00134E85" w:rsidP="00033F67">
      <w:pPr>
        <w:rPr>
          <w:rPrChange w:id="969" w:author="keywin" w:date="2022-11-16T14:07:00Z">
            <w:rPr/>
          </w:rPrChange>
        </w:rPr>
        <w:pPrChange w:id="970" w:author="keywin" w:date="2022-11-16T14:07:00Z">
          <w:pPr/>
        </w:pPrChange>
      </w:pPr>
      <w:r w:rsidRPr="00033F67">
        <w:rPr>
          <w:rFonts w:hint="eastAsia"/>
          <w:rPrChange w:id="971" w:author="keywin" w:date="2022-11-16T14:07:00Z">
            <w:rPr>
              <w:rFonts w:hint="eastAsia"/>
            </w:rPr>
          </w:rPrChange>
        </w:rPr>
        <w:t>3,</w:t>
      </w:r>
      <w:r w:rsidRPr="00033F67">
        <w:rPr>
          <w:rFonts w:hint="eastAsia"/>
          <w:rPrChange w:id="972" w:author="keywin" w:date="2022-11-16T14:07:00Z">
            <w:rPr>
              <w:rFonts w:hint="eastAsia"/>
            </w:rPr>
          </w:rPrChange>
        </w:rPr>
        <w:t>查看仓库需要部署的服务的镜像</w:t>
      </w:r>
      <w:r w:rsidRPr="00033F67">
        <w:rPr>
          <w:rFonts w:hint="eastAsia"/>
          <w:rPrChange w:id="973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974" w:author="keywin" w:date="2022-11-16T14:07:00Z">
            <w:rPr>
              <w:rFonts w:hint="eastAsia"/>
            </w:rPr>
          </w:rPrChange>
        </w:rPr>
        <w:t>此处用</w:t>
      </w:r>
      <w:r w:rsidRPr="00033F67">
        <w:rPr>
          <w:rFonts w:hint="eastAsia"/>
          <w:rPrChange w:id="975" w:author="keywin" w:date="2022-11-16T14:07:00Z">
            <w:rPr>
              <w:rFonts w:hint="eastAsia"/>
            </w:rPr>
          </w:rPrChange>
        </w:rPr>
        <w:t xml:space="preserve">auth-server </w:t>
      </w:r>
      <w:r w:rsidRPr="00033F67">
        <w:rPr>
          <w:rFonts w:hint="eastAsia"/>
          <w:rPrChange w:id="976" w:author="keywin" w:date="2022-11-16T14:07:00Z">
            <w:rPr>
              <w:rFonts w:hint="eastAsia"/>
            </w:rPr>
          </w:rPrChange>
        </w:rPr>
        <w:t>来进行项目部署演示</w:t>
      </w:r>
      <w:r w:rsidRPr="00033F67">
        <w:rPr>
          <w:rFonts w:hint="eastAsia"/>
          <w:rPrChange w:id="977" w:author="keywin" w:date="2022-11-16T14:07:00Z">
            <w:rPr>
              <w:rFonts w:hint="eastAsia"/>
            </w:rPr>
          </w:rPrChange>
        </w:rPr>
        <w:t xml:space="preserve">) </w:t>
      </w:r>
      <w:r w:rsidRPr="00033F67">
        <w:rPr>
          <w:rFonts w:hint="eastAsia"/>
          <w:rPrChange w:id="978" w:author="keywin" w:date="2022-11-16T14:07:00Z">
            <w:rPr>
              <w:rFonts w:hint="eastAsia"/>
            </w:rPr>
          </w:rPrChange>
        </w:rPr>
        <w:t>此处仓库的访问地址就是私服仓库的虚拟机地址</w:t>
      </w:r>
      <w:r w:rsidRPr="00033F67">
        <w:rPr>
          <w:rFonts w:hint="eastAsia"/>
          <w:rPrChange w:id="979" w:author="keywin" w:date="2022-11-16T14:07:00Z">
            <w:rPr>
              <w:rFonts w:hint="eastAsia"/>
            </w:rPr>
          </w:rPrChange>
        </w:rPr>
        <w:t>+</w:t>
      </w:r>
      <w:r w:rsidRPr="00033F67">
        <w:rPr>
          <w:rFonts w:hint="eastAsia"/>
          <w:rPrChange w:id="980" w:author="keywin" w:date="2022-11-16T14:07:00Z">
            <w:rPr>
              <w:rFonts w:hint="eastAsia"/>
            </w:rPr>
          </w:rPrChange>
        </w:rPr>
        <w:t>仓库端口进行访问</w:t>
      </w:r>
    </w:p>
    <w:p w14:paraId="088D9387" w14:textId="77777777" w:rsidR="00C5075E" w:rsidRPr="00033F67" w:rsidRDefault="00134E85" w:rsidP="00033F67">
      <w:pPr>
        <w:pPrChange w:id="981" w:author="keywin" w:date="2022-11-16T14:07:00Z">
          <w:pPr/>
        </w:pPrChange>
      </w:pPr>
      <w:r w:rsidRPr="00033F67">
        <w:rPr>
          <w:rPrChange w:id="982" w:author="keywin" w:date="2022-11-16T14:07:00Z">
            <w:rPr>
              <w:noProof/>
            </w:rPr>
          </w:rPrChange>
        </w:rPr>
        <w:drawing>
          <wp:inline distT="0" distB="0" distL="114300" distR="114300" wp14:anchorId="07CE58C5" wp14:editId="123030AC">
            <wp:extent cx="5263515" cy="2590165"/>
            <wp:effectExtent l="0" t="0" r="13335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5D9D" w14:textId="77777777" w:rsidR="00C5075E" w:rsidRPr="00033F67" w:rsidRDefault="00134E85" w:rsidP="00033F67">
      <w:pPr>
        <w:rPr>
          <w:rPrChange w:id="983" w:author="keywin" w:date="2022-11-16T14:07:00Z">
            <w:rPr/>
          </w:rPrChange>
        </w:rPr>
        <w:pPrChange w:id="984" w:author="keywin" w:date="2022-11-16T14:07:00Z">
          <w:pPr/>
        </w:pPrChange>
      </w:pPr>
      <w:r w:rsidRPr="00033F67">
        <w:rPr>
          <w:rFonts w:hint="eastAsia"/>
          <w:rPrChange w:id="985" w:author="keywin" w:date="2022-11-16T14:07:00Z">
            <w:rPr>
              <w:rFonts w:hint="eastAsia"/>
            </w:rPr>
          </w:rPrChange>
        </w:rPr>
        <w:t xml:space="preserve">4 </w:t>
      </w:r>
      <w:r w:rsidRPr="00033F67">
        <w:rPr>
          <w:rFonts w:hint="eastAsia"/>
          <w:rPrChange w:id="986" w:author="keywin" w:date="2022-11-16T14:07:00Z">
            <w:rPr>
              <w:rFonts w:hint="eastAsia"/>
            </w:rPr>
          </w:rPrChange>
        </w:rPr>
        <w:t>设置</w:t>
      </w:r>
    </w:p>
    <w:p w14:paraId="44511305" w14:textId="77777777" w:rsidR="00C5075E" w:rsidRPr="00033F67" w:rsidRDefault="00134E85" w:rsidP="00033F67">
      <w:pPr>
        <w:pPrChange w:id="987" w:author="keywin" w:date="2022-11-16T14:07:00Z">
          <w:pPr/>
        </w:pPrChange>
      </w:pPr>
      <w:r w:rsidRPr="00033F67">
        <w:rPr>
          <w:rPrChange w:id="988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5DC7E550" wp14:editId="58B51C0E">
            <wp:extent cx="5273040" cy="1805305"/>
            <wp:effectExtent l="0" t="0" r="3810" b="444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8F7D" w14:textId="77777777" w:rsidR="00C5075E" w:rsidRPr="00033F67" w:rsidRDefault="00134E85" w:rsidP="00033F67">
      <w:pPr>
        <w:rPr>
          <w:rPrChange w:id="989" w:author="keywin" w:date="2022-11-16T14:07:00Z">
            <w:rPr/>
          </w:rPrChange>
        </w:rPr>
        <w:pPrChange w:id="990" w:author="keywin" w:date="2022-11-16T14:07:00Z">
          <w:pPr/>
        </w:pPrChange>
      </w:pPr>
      <w:r w:rsidRPr="00033F67">
        <w:rPr>
          <w:rFonts w:hint="eastAsia"/>
          <w:rPrChange w:id="991" w:author="keywin" w:date="2022-11-16T14:07:00Z">
            <w:rPr>
              <w:rFonts w:hint="eastAsia"/>
            </w:rPr>
          </w:rPrChange>
        </w:rPr>
        <w:t>温馨提示：</w:t>
      </w:r>
      <w:r w:rsidRPr="00033F67">
        <w:rPr>
          <w:rFonts w:hint="eastAsia"/>
          <w:rPrChange w:id="992" w:author="keywin" w:date="2022-11-16T14:07:00Z">
            <w:rPr>
              <w:rFonts w:hint="eastAsia"/>
            </w:rPr>
          </w:rPrChange>
        </w:rPr>
        <w:t>v1</w:t>
      </w:r>
      <w:r w:rsidRPr="00033F67">
        <w:rPr>
          <w:rFonts w:hint="eastAsia"/>
          <w:rPrChange w:id="993" w:author="keywin" w:date="2022-11-16T14:07:00Z">
            <w:rPr>
              <w:rFonts w:hint="eastAsia"/>
            </w:rPr>
          </w:rPrChange>
        </w:rPr>
        <w:t>代表版本号</w:t>
      </w:r>
      <w:r w:rsidRPr="00033F67">
        <w:rPr>
          <w:rFonts w:hint="eastAsia"/>
          <w:rPrChange w:id="994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995" w:author="keywin" w:date="2022-11-16T14:07:00Z">
            <w:rPr>
              <w:rFonts w:hint="eastAsia"/>
            </w:rPr>
          </w:rPrChange>
        </w:rPr>
        <w:t>如果不写默认拉取最新版本</w:t>
      </w:r>
    </w:p>
    <w:p w14:paraId="21B4A519" w14:textId="77777777" w:rsidR="00C5075E" w:rsidRPr="00033F67" w:rsidRDefault="00134E85" w:rsidP="00033F67">
      <w:pPr>
        <w:pPrChange w:id="996" w:author="keywin" w:date="2022-11-16T14:07:00Z">
          <w:pPr/>
        </w:pPrChange>
      </w:pPr>
      <w:r w:rsidRPr="00033F67">
        <w:rPr>
          <w:rPrChange w:id="997" w:author="keywin" w:date="2022-11-16T14:07:00Z">
            <w:rPr>
              <w:noProof/>
            </w:rPr>
          </w:rPrChange>
        </w:rPr>
        <w:drawing>
          <wp:inline distT="0" distB="0" distL="114300" distR="114300" wp14:anchorId="370237CD" wp14:editId="6B2390D5">
            <wp:extent cx="5273675" cy="1871345"/>
            <wp:effectExtent l="0" t="0" r="3175" b="1460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7F22" w14:textId="77777777" w:rsidR="00C5075E" w:rsidRPr="00033F67" w:rsidRDefault="00134E85" w:rsidP="00033F67">
      <w:pPr>
        <w:pPrChange w:id="998" w:author="keywin" w:date="2022-11-16T14:07:00Z">
          <w:pPr/>
        </w:pPrChange>
      </w:pPr>
      <w:r w:rsidRPr="00033F67">
        <w:rPr>
          <w:rPrChange w:id="999" w:author="keywin" w:date="2022-11-16T14:07:00Z">
            <w:rPr>
              <w:noProof/>
            </w:rPr>
          </w:rPrChange>
        </w:rPr>
        <w:drawing>
          <wp:inline distT="0" distB="0" distL="114300" distR="114300" wp14:anchorId="4E7821A8" wp14:editId="71B0019F">
            <wp:extent cx="5264785" cy="2867660"/>
            <wp:effectExtent l="0" t="0" r="12065" b="889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0707" w14:textId="77777777" w:rsidR="00C5075E" w:rsidRPr="00033F67" w:rsidRDefault="00C5075E" w:rsidP="00033F67">
      <w:pPr>
        <w:rPr>
          <w:rPrChange w:id="1000" w:author="keywin" w:date="2022-11-16T14:07:00Z">
            <w:rPr/>
          </w:rPrChange>
        </w:rPr>
        <w:pPrChange w:id="1001" w:author="keywin" w:date="2022-11-16T14:07:00Z">
          <w:pPr/>
        </w:pPrChange>
      </w:pPr>
    </w:p>
    <w:p w14:paraId="4BAA82EA" w14:textId="77777777" w:rsidR="00C5075E" w:rsidRPr="00033F67" w:rsidRDefault="00134E85" w:rsidP="00033F67">
      <w:pPr>
        <w:pPrChange w:id="1002" w:author="keywin" w:date="2022-11-16T14:07:00Z">
          <w:pPr/>
        </w:pPrChange>
      </w:pPr>
      <w:r w:rsidRPr="00033F67">
        <w:rPr>
          <w:rPrChange w:id="1003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083B1791" wp14:editId="5E03D13E">
            <wp:extent cx="5257800" cy="2626360"/>
            <wp:effectExtent l="0" t="0" r="0" b="254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002" w14:textId="77777777" w:rsidR="00C5075E" w:rsidRPr="00033F67" w:rsidRDefault="00134E85" w:rsidP="00033F67">
      <w:pPr>
        <w:rPr>
          <w:rPrChange w:id="1004" w:author="keywin" w:date="2022-11-16T14:07:00Z">
            <w:rPr/>
          </w:rPrChange>
        </w:rPr>
        <w:pPrChange w:id="1005" w:author="keywin" w:date="2022-11-16T14:07:00Z">
          <w:pPr/>
        </w:pPrChange>
      </w:pPr>
      <w:r w:rsidRPr="00033F67">
        <w:rPr>
          <w:rFonts w:hint="eastAsia"/>
          <w:rPrChange w:id="1006" w:author="keywin" w:date="2022-11-16T14:07:00Z">
            <w:rPr>
              <w:rFonts w:hint="eastAsia"/>
            </w:rPr>
          </w:rPrChange>
        </w:rPr>
        <w:t>5</w:t>
      </w:r>
      <w:r w:rsidRPr="00033F67">
        <w:rPr>
          <w:rFonts w:hint="eastAsia"/>
          <w:rPrChange w:id="1007" w:author="keywin" w:date="2022-11-16T14:07:00Z">
            <w:rPr>
              <w:rFonts w:hint="eastAsia"/>
            </w:rPr>
          </w:rPrChange>
        </w:rPr>
        <w:t>挂载日志文件</w:t>
      </w:r>
    </w:p>
    <w:p w14:paraId="62D7B73C" w14:textId="77777777" w:rsidR="00C5075E" w:rsidRPr="00033F67" w:rsidRDefault="00134E85" w:rsidP="00033F67">
      <w:pPr>
        <w:pPrChange w:id="1008" w:author="keywin" w:date="2022-11-16T14:07:00Z">
          <w:pPr/>
        </w:pPrChange>
      </w:pPr>
      <w:r w:rsidRPr="00033F67">
        <w:rPr>
          <w:rPrChange w:id="1009" w:author="keywin" w:date="2022-11-16T14:07:00Z">
            <w:rPr>
              <w:noProof/>
            </w:rPr>
          </w:rPrChange>
        </w:rPr>
        <w:drawing>
          <wp:inline distT="0" distB="0" distL="114300" distR="114300" wp14:anchorId="537F20DF" wp14:editId="4F1CF3B0">
            <wp:extent cx="5266690" cy="2570480"/>
            <wp:effectExtent l="0" t="0" r="10160" b="127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51F7" w14:textId="77777777" w:rsidR="00C5075E" w:rsidRPr="00033F67" w:rsidRDefault="00134E85" w:rsidP="00033F67">
      <w:pPr>
        <w:rPr>
          <w:rPrChange w:id="1010" w:author="keywin" w:date="2022-11-16T14:07:00Z">
            <w:rPr/>
          </w:rPrChange>
        </w:rPr>
        <w:pPrChange w:id="1011" w:author="keywin" w:date="2022-11-16T14:07:00Z">
          <w:pPr/>
        </w:pPrChange>
      </w:pPr>
      <w:r w:rsidRPr="00033F67">
        <w:rPr>
          <w:rFonts w:hint="eastAsia"/>
          <w:rPrChange w:id="1012" w:author="keywin" w:date="2022-11-16T14:07:00Z">
            <w:rPr>
              <w:rFonts w:hint="eastAsia"/>
            </w:rPr>
          </w:rPrChange>
        </w:rPr>
        <w:t>5.1</w:t>
      </w:r>
      <w:r w:rsidRPr="00033F67">
        <w:rPr>
          <w:rFonts w:hint="eastAsia"/>
          <w:rPrChange w:id="1013" w:author="keywin" w:date="2022-11-16T14:07:00Z">
            <w:rPr>
              <w:rFonts w:hint="eastAsia"/>
            </w:rPr>
          </w:rPrChange>
        </w:rPr>
        <w:t>点击启动界面如下</w:t>
      </w:r>
    </w:p>
    <w:p w14:paraId="165E2A0E" w14:textId="77777777" w:rsidR="00C5075E" w:rsidRPr="00033F67" w:rsidRDefault="00134E85" w:rsidP="00033F67">
      <w:pPr>
        <w:pPrChange w:id="1014" w:author="keywin" w:date="2022-11-16T14:07:00Z">
          <w:pPr/>
        </w:pPrChange>
      </w:pPr>
      <w:r w:rsidRPr="00033F67">
        <w:rPr>
          <w:rPrChange w:id="1015" w:author="keywin" w:date="2022-11-16T14:07:00Z">
            <w:rPr>
              <w:noProof/>
            </w:rPr>
          </w:rPrChange>
        </w:rPr>
        <w:drawing>
          <wp:inline distT="0" distB="0" distL="114300" distR="114300" wp14:anchorId="24BD7743" wp14:editId="13951464">
            <wp:extent cx="5264785" cy="2538730"/>
            <wp:effectExtent l="0" t="0" r="12065" b="1397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0CD7" w14:textId="77777777" w:rsidR="00C5075E" w:rsidRPr="00033F67" w:rsidRDefault="00134E85" w:rsidP="00033F67">
      <w:pPr>
        <w:rPr>
          <w:rPrChange w:id="1016" w:author="keywin" w:date="2022-11-16T14:07:00Z">
            <w:rPr/>
          </w:rPrChange>
        </w:rPr>
        <w:pPrChange w:id="1017" w:author="keywin" w:date="2022-11-16T14:07:00Z">
          <w:pPr/>
        </w:pPrChange>
      </w:pPr>
      <w:r w:rsidRPr="00033F67">
        <w:rPr>
          <w:rFonts w:hint="eastAsia"/>
          <w:rPrChange w:id="1018" w:author="keywin" w:date="2022-11-16T14:07:00Z">
            <w:rPr>
              <w:rFonts w:hint="eastAsia"/>
            </w:rPr>
          </w:rPrChange>
        </w:rPr>
        <w:t>6,</w:t>
      </w:r>
      <w:r w:rsidRPr="00033F67">
        <w:rPr>
          <w:rFonts w:hint="eastAsia"/>
          <w:rPrChange w:id="1019" w:author="keywin" w:date="2022-11-16T14:07:00Z">
            <w:rPr>
              <w:rFonts w:hint="eastAsia"/>
            </w:rPr>
          </w:rPrChange>
        </w:rPr>
        <w:t>激活成功</w:t>
      </w:r>
    </w:p>
    <w:p w14:paraId="0C795EF6" w14:textId="77777777" w:rsidR="00C5075E" w:rsidRPr="00033F67" w:rsidRDefault="00134E85" w:rsidP="00033F67">
      <w:pPr>
        <w:pPrChange w:id="1020" w:author="keywin" w:date="2022-11-16T14:07:00Z">
          <w:pPr/>
        </w:pPrChange>
      </w:pPr>
      <w:r w:rsidRPr="00033F67">
        <w:rPr>
          <w:rPrChange w:id="1021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593C0C01" wp14:editId="6FA56DBC">
            <wp:extent cx="5260975" cy="2475230"/>
            <wp:effectExtent l="0" t="0" r="15875" b="127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C874" w14:textId="77777777" w:rsidR="00C5075E" w:rsidRPr="00033F67" w:rsidRDefault="00134E85" w:rsidP="00033F67">
      <w:pPr>
        <w:rPr>
          <w:rPrChange w:id="1022" w:author="keywin" w:date="2022-11-16T14:07:00Z">
            <w:rPr/>
          </w:rPrChange>
        </w:rPr>
        <w:pPrChange w:id="1023" w:author="keywin" w:date="2022-11-16T14:07:00Z">
          <w:pPr/>
        </w:pPrChange>
      </w:pPr>
      <w:r w:rsidRPr="00033F67">
        <w:rPr>
          <w:rFonts w:hint="eastAsia"/>
          <w:rPrChange w:id="1024" w:author="keywin" w:date="2022-11-16T14:07:00Z">
            <w:rPr>
              <w:rFonts w:hint="eastAsia"/>
            </w:rPr>
          </w:rPrChange>
        </w:rPr>
        <w:t>7</w:t>
      </w:r>
      <w:r w:rsidRPr="00033F67">
        <w:rPr>
          <w:rFonts w:hint="eastAsia"/>
          <w:rPrChange w:id="1025" w:author="keywin" w:date="2022-11-16T14:07:00Z">
            <w:rPr>
              <w:rFonts w:hint="eastAsia"/>
            </w:rPr>
          </w:rPrChange>
        </w:rPr>
        <w:t>，</w:t>
      </w:r>
    </w:p>
    <w:p w14:paraId="61E2CFBF" w14:textId="77777777" w:rsidR="00C5075E" w:rsidRPr="00033F67" w:rsidRDefault="00134E85" w:rsidP="00033F67">
      <w:pPr>
        <w:pPrChange w:id="1026" w:author="keywin" w:date="2022-11-16T14:07:00Z">
          <w:pPr/>
        </w:pPrChange>
      </w:pPr>
      <w:r w:rsidRPr="00033F67">
        <w:rPr>
          <w:rPrChange w:id="1027" w:author="keywin" w:date="2022-11-16T14:07:00Z">
            <w:rPr>
              <w:noProof/>
            </w:rPr>
          </w:rPrChange>
        </w:rPr>
        <w:drawing>
          <wp:inline distT="0" distB="0" distL="114300" distR="114300" wp14:anchorId="386FAA4D" wp14:editId="2EE5201E">
            <wp:extent cx="5267325" cy="2707640"/>
            <wp:effectExtent l="0" t="0" r="9525" b="1651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C8C6" w14:textId="77777777" w:rsidR="00C5075E" w:rsidRPr="00033F67" w:rsidRDefault="00134E85" w:rsidP="00033F67">
      <w:pPr>
        <w:rPr>
          <w:rPrChange w:id="1028" w:author="keywin" w:date="2022-11-16T14:07:00Z">
            <w:rPr/>
          </w:rPrChange>
        </w:rPr>
        <w:pPrChange w:id="1029" w:author="keywin" w:date="2022-11-16T14:07:00Z">
          <w:pPr/>
        </w:pPrChange>
      </w:pPr>
      <w:r w:rsidRPr="00033F67">
        <w:rPr>
          <w:rFonts w:hint="eastAsia"/>
          <w:rPrChange w:id="1030" w:author="keywin" w:date="2022-11-16T14:07:00Z">
            <w:rPr>
              <w:rFonts w:hint="eastAsia"/>
            </w:rPr>
          </w:rPrChange>
        </w:rPr>
        <w:t>8.</w:t>
      </w:r>
      <w:r w:rsidRPr="00033F67">
        <w:rPr>
          <w:rFonts w:hint="eastAsia"/>
          <w:rPrChange w:id="1031" w:author="keywin" w:date="2022-11-16T14:07:00Z">
            <w:rPr>
              <w:rFonts w:hint="eastAsia"/>
            </w:rPr>
          </w:rPrChange>
        </w:rPr>
        <w:t>查看日志</w:t>
      </w:r>
      <w:r w:rsidRPr="00033F67">
        <w:rPr>
          <w:rFonts w:hint="eastAsia"/>
          <w:rPrChange w:id="1032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033" w:author="keywin" w:date="2022-11-16T14:07:00Z">
            <w:rPr>
              <w:rFonts w:hint="eastAsia"/>
            </w:rPr>
          </w:rPrChange>
        </w:rPr>
        <w:t>是否启动成功</w:t>
      </w:r>
    </w:p>
    <w:p w14:paraId="644B2D78" w14:textId="77777777" w:rsidR="00C5075E" w:rsidRPr="00033F67" w:rsidRDefault="00134E85" w:rsidP="00033F67">
      <w:pPr>
        <w:pPrChange w:id="1034" w:author="keywin" w:date="2022-11-16T14:07:00Z">
          <w:pPr/>
        </w:pPrChange>
      </w:pPr>
      <w:r w:rsidRPr="00033F67">
        <w:rPr>
          <w:rPrChange w:id="1035" w:author="keywin" w:date="2022-11-16T14:07:00Z">
            <w:rPr>
              <w:noProof/>
            </w:rPr>
          </w:rPrChange>
        </w:rPr>
        <w:drawing>
          <wp:inline distT="0" distB="0" distL="114300" distR="114300" wp14:anchorId="270DF811" wp14:editId="5DF25D7F">
            <wp:extent cx="5266690" cy="2575560"/>
            <wp:effectExtent l="0" t="0" r="10160" b="152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30C2" w14:textId="77777777" w:rsidR="00C5075E" w:rsidRPr="00033F67" w:rsidRDefault="00134E85" w:rsidP="00033F67">
      <w:pPr>
        <w:rPr>
          <w:rPrChange w:id="1036" w:author="keywin" w:date="2022-11-16T14:07:00Z">
            <w:rPr/>
          </w:rPrChange>
        </w:rPr>
        <w:pPrChange w:id="1037" w:author="keywin" w:date="2022-11-16T14:07:00Z">
          <w:pPr>
            <w:numPr>
              <w:numId w:val="4"/>
            </w:numPr>
          </w:pPr>
        </w:pPrChange>
      </w:pPr>
      <w:r w:rsidRPr="00033F67">
        <w:rPr>
          <w:rFonts w:hint="eastAsia"/>
        </w:rPr>
        <w:t>项目启动成功</w:t>
      </w:r>
    </w:p>
    <w:p w14:paraId="5B8745FC" w14:textId="77777777" w:rsidR="00C5075E" w:rsidRPr="00033F67" w:rsidRDefault="00134E85" w:rsidP="00033F67">
      <w:r w:rsidRPr="00033F67">
        <w:rPr>
          <w:rPrChange w:id="1038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35F9A941" wp14:editId="45DEED77">
            <wp:extent cx="5270500" cy="2486660"/>
            <wp:effectExtent l="0" t="0" r="6350" b="889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C7A2" w14:textId="77777777" w:rsidR="00C5075E" w:rsidRPr="00033F67" w:rsidRDefault="00C5075E" w:rsidP="00033F67">
      <w:pPr>
        <w:rPr>
          <w:rPrChange w:id="1039" w:author="keywin" w:date="2022-11-16T14:07:00Z">
            <w:rPr/>
          </w:rPrChange>
        </w:rPr>
        <w:pPrChange w:id="1040" w:author="keywin" w:date="2022-11-16T14:07:00Z">
          <w:pPr/>
        </w:pPrChange>
      </w:pPr>
    </w:p>
    <w:p w14:paraId="39BB920E" w14:textId="77777777" w:rsidR="00C5075E" w:rsidRPr="00033F67" w:rsidRDefault="00134E85" w:rsidP="00033F67">
      <w:pPr>
        <w:rPr>
          <w:rPrChange w:id="1041" w:author="keywin" w:date="2022-11-16T14:07:00Z">
            <w:rPr/>
          </w:rPrChange>
        </w:rPr>
        <w:pPrChange w:id="1042" w:author="keywin" w:date="2022-11-16T14:07:00Z">
          <w:pPr/>
        </w:pPrChange>
      </w:pPr>
      <w:r w:rsidRPr="00033F67">
        <w:rPr>
          <w:rFonts w:hint="eastAsia"/>
          <w:rPrChange w:id="1043" w:author="keywin" w:date="2022-11-16T14:07:00Z">
            <w:rPr>
              <w:rFonts w:hint="eastAsia"/>
            </w:rPr>
          </w:rPrChange>
        </w:rPr>
        <w:t xml:space="preserve">10 </w:t>
      </w:r>
      <w:r w:rsidRPr="00033F67">
        <w:rPr>
          <w:rFonts w:hint="eastAsia"/>
          <w:rPrChange w:id="1044" w:author="keywin" w:date="2022-11-16T14:07:00Z">
            <w:rPr>
              <w:rFonts w:hint="eastAsia"/>
            </w:rPr>
          </w:rPrChange>
        </w:rPr>
        <w:t>如果报错如下</w:t>
      </w:r>
    </w:p>
    <w:p w14:paraId="6BDEF4D5" w14:textId="77777777" w:rsidR="00C5075E" w:rsidRPr="00033F67" w:rsidRDefault="00134E85" w:rsidP="00033F67">
      <w:pPr>
        <w:pPrChange w:id="1045" w:author="keywin" w:date="2022-11-16T14:07:00Z">
          <w:pPr/>
        </w:pPrChange>
      </w:pPr>
      <w:r w:rsidRPr="00033F67">
        <w:rPr>
          <w:rPrChange w:id="1046" w:author="keywin" w:date="2022-11-16T14:07:00Z">
            <w:rPr>
              <w:noProof/>
            </w:rPr>
          </w:rPrChange>
        </w:rPr>
        <w:drawing>
          <wp:inline distT="0" distB="0" distL="114300" distR="114300" wp14:anchorId="1448D9AE" wp14:editId="49D3ADD2">
            <wp:extent cx="5271135" cy="1817370"/>
            <wp:effectExtent l="0" t="0" r="5715" b="1143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6FBC" w14:textId="77777777" w:rsidR="00C5075E" w:rsidRPr="00033F67" w:rsidRDefault="00134E85" w:rsidP="00033F67">
      <w:pPr>
        <w:rPr>
          <w:rPrChange w:id="1047" w:author="keywin" w:date="2022-11-16T14:07:00Z">
            <w:rPr/>
          </w:rPrChange>
        </w:rPr>
        <w:pPrChange w:id="1048" w:author="keywin" w:date="2022-11-16T14:07:00Z">
          <w:pPr/>
        </w:pPrChange>
      </w:pPr>
      <w:r w:rsidRPr="00033F67">
        <w:rPr>
          <w:rFonts w:hint="eastAsia"/>
          <w:rPrChange w:id="1049" w:author="keywin" w:date="2022-11-16T14:07:00Z">
            <w:rPr>
              <w:rFonts w:hint="eastAsia"/>
            </w:rPr>
          </w:rPrChange>
        </w:rPr>
        <w:t>执行</w:t>
      </w:r>
      <w:r w:rsidRPr="00033F67">
        <w:rPr>
          <w:rFonts w:hint="eastAsia"/>
          <w:rPrChange w:id="1050" w:author="keywin" w:date="2022-11-16T14:07:00Z">
            <w:rPr>
              <w:rFonts w:hint="eastAsia"/>
            </w:rPr>
          </w:rPrChange>
        </w:rPr>
        <w:t xml:space="preserve"> cat /etc/hosts</w:t>
      </w:r>
    </w:p>
    <w:p w14:paraId="78C26FE9" w14:textId="77777777" w:rsidR="00C5075E" w:rsidRPr="00033F67" w:rsidRDefault="00134E85" w:rsidP="00033F67">
      <w:pPr>
        <w:pPrChange w:id="1051" w:author="keywin" w:date="2022-11-16T14:07:00Z">
          <w:pPr/>
        </w:pPrChange>
      </w:pPr>
      <w:r w:rsidRPr="00033F67">
        <w:rPr>
          <w:rPrChange w:id="1052" w:author="keywin" w:date="2022-11-16T14:07:00Z">
            <w:rPr>
              <w:noProof/>
            </w:rPr>
          </w:rPrChange>
        </w:rPr>
        <w:drawing>
          <wp:inline distT="0" distB="0" distL="114300" distR="114300" wp14:anchorId="58C02150" wp14:editId="5DCAD39A">
            <wp:extent cx="5266690" cy="452755"/>
            <wp:effectExtent l="0" t="0" r="10160" b="444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3E12" w14:textId="77777777" w:rsidR="00C5075E" w:rsidRPr="00033F67" w:rsidRDefault="00134E85" w:rsidP="00033F67">
      <w:pPr>
        <w:rPr>
          <w:rPrChange w:id="1053" w:author="keywin" w:date="2022-11-16T14:07:00Z">
            <w:rPr/>
          </w:rPrChange>
        </w:rPr>
        <w:pPrChange w:id="1054" w:author="keywin" w:date="2022-11-16T14:07:00Z">
          <w:pPr/>
        </w:pPrChange>
      </w:pPr>
      <w:r w:rsidRPr="00033F67">
        <w:rPr>
          <w:rFonts w:hint="eastAsia"/>
          <w:rPrChange w:id="1055" w:author="keywin" w:date="2022-11-16T14:07:00Z">
            <w:rPr>
              <w:rFonts w:hint="eastAsia"/>
            </w:rPr>
          </w:rPrChange>
        </w:rPr>
        <w:t xml:space="preserve">vi /etc/hosts  </w:t>
      </w:r>
      <w:r w:rsidRPr="00033F67">
        <w:rPr>
          <w:rFonts w:hint="eastAsia"/>
          <w:rPrChange w:id="1056" w:author="keywin" w:date="2022-11-16T14:07:00Z">
            <w:rPr>
              <w:rFonts w:hint="eastAsia"/>
            </w:rPr>
          </w:rPrChange>
        </w:rPr>
        <w:t>修改文件</w:t>
      </w:r>
    </w:p>
    <w:p w14:paraId="45F61F44" w14:textId="77777777" w:rsidR="00C5075E" w:rsidRPr="00033F67" w:rsidRDefault="00134E85" w:rsidP="00033F67">
      <w:pPr>
        <w:pPrChange w:id="1057" w:author="keywin" w:date="2022-11-16T14:07:00Z">
          <w:pPr/>
        </w:pPrChange>
      </w:pPr>
      <w:r w:rsidRPr="00033F67">
        <w:rPr>
          <w:rPrChange w:id="1058" w:author="keywin" w:date="2022-11-16T14:07:00Z">
            <w:rPr>
              <w:noProof/>
            </w:rPr>
          </w:rPrChange>
        </w:rPr>
        <w:drawing>
          <wp:inline distT="0" distB="0" distL="114300" distR="114300" wp14:anchorId="4924971B" wp14:editId="1BC5D0AF">
            <wp:extent cx="5271770" cy="2519045"/>
            <wp:effectExtent l="0" t="0" r="5080" b="1460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4EAB" w14:textId="77777777" w:rsidR="00C5075E" w:rsidRPr="00033F67" w:rsidRDefault="00134E85" w:rsidP="00033F67">
      <w:pPr>
        <w:rPr>
          <w:rPrChange w:id="1059" w:author="keywin" w:date="2022-11-16T14:07:00Z">
            <w:rPr/>
          </w:rPrChange>
        </w:rPr>
        <w:pPrChange w:id="1060" w:author="keywin" w:date="2022-11-16T14:07:00Z">
          <w:pPr/>
        </w:pPrChange>
      </w:pPr>
      <w:r w:rsidRPr="00033F67">
        <w:rPr>
          <w:rFonts w:hint="eastAsia"/>
          <w:rPrChange w:id="1061" w:author="keywin" w:date="2022-11-16T14:07:00Z">
            <w:rPr>
              <w:rFonts w:hint="eastAsia"/>
            </w:rPr>
          </w:rPrChange>
        </w:rPr>
        <w:t xml:space="preserve">:wq </w:t>
      </w:r>
      <w:r w:rsidRPr="00033F67">
        <w:rPr>
          <w:rFonts w:hint="eastAsia"/>
          <w:rPrChange w:id="1062" w:author="keywin" w:date="2022-11-16T14:07:00Z">
            <w:rPr>
              <w:rFonts w:hint="eastAsia"/>
            </w:rPr>
          </w:rPrChange>
        </w:rPr>
        <w:t>保存</w:t>
      </w:r>
    </w:p>
    <w:p w14:paraId="2248BD3B" w14:textId="77777777" w:rsidR="00C5075E" w:rsidRPr="00033F67" w:rsidRDefault="00134E85" w:rsidP="00033F67">
      <w:pPr>
        <w:rPr>
          <w:rPrChange w:id="1063" w:author="keywin" w:date="2022-11-16T14:07:00Z">
            <w:rPr/>
          </w:rPrChange>
        </w:rPr>
        <w:pPrChange w:id="1064" w:author="keywin" w:date="2022-11-16T14:07:00Z">
          <w:pPr/>
        </w:pPrChange>
      </w:pPr>
      <w:r w:rsidRPr="00033F67">
        <w:rPr>
          <w:rFonts w:hint="eastAsia"/>
          <w:rPrChange w:id="1065" w:author="keywin" w:date="2022-11-16T14:07:00Z">
            <w:rPr>
              <w:rFonts w:hint="eastAsia"/>
            </w:rPr>
          </w:rPrChange>
        </w:rPr>
        <w:lastRenderedPageBreak/>
        <w:t xml:space="preserve">reboot </w:t>
      </w:r>
      <w:r w:rsidRPr="00033F67">
        <w:rPr>
          <w:rFonts w:hint="eastAsia"/>
          <w:rPrChange w:id="1066" w:author="keywin" w:date="2022-11-16T14:07:00Z">
            <w:rPr>
              <w:rFonts w:hint="eastAsia"/>
            </w:rPr>
          </w:rPrChange>
        </w:rPr>
        <w:t>重启虚拟机</w:t>
      </w:r>
      <w:r w:rsidRPr="00033F67">
        <w:rPr>
          <w:rFonts w:hint="eastAsia"/>
          <w:rPrChange w:id="1067" w:author="keywin" w:date="2022-11-16T14:07:00Z">
            <w:rPr>
              <w:rFonts w:hint="eastAsia"/>
            </w:rPr>
          </w:rPrChange>
        </w:rPr>
        <w:t xml:space="preserve"> </w:t>
      </w:r>
    </w:p>
    <w:p w14:paraId="5B90425E" w14:textId="77777777" w:rsidR="00C5075E" w:rsidRPr="00033F67" w:rsidRDefault="00C5075E" w:rsidP="00033F67">
      <w:pPr>
        <w:rPr>
          <w:rPrChange w:id="1068" w:author="keywin" w:date="2022-11-16T14:07:00Z">
            <w:rPr/>
          </w:rPrChange>
        </w:rPr>
        <w:pPrChange w:id="1069" w:author="keywin" w:date="2022-11-16T14:07:00Z">
          <w:pPr/>
        </w:pPrChange>
      </w:pPr>
    </w:p>
    <w:p w14:paraId="484F0A5B" w14:textId="77777777" w:rsidR="00C5075E" w:rsidRPr="00033F67" w:rsidRDefault="00134E85" w:rsidP="00033F67">
      <w:pPr>
        <w:rPr>
          <w:rPrChange w:id="1070" w:author="keywin" w:date="2022-11-16T14:07:00Z">
            <w:rPr/>
          </w:rPrChange>
        </w:rPr>
        <w:pPrChange w:id="1071" w:author="keywin" w:date="2022-11-16T14:07:00Z">
          <w:pPr/>
        </w:pPrChange>
      </w:pPr>
      <w:r w:rsidRPr="00033F67">
        <w:rPr>
          <w:rFonts w:hint="eastAsia"/>
          <w:rPrChange w:id="1072" w:author="keywin" w:date="2022-11-16T14:07:00Z">
            <w:rPr>
              <w:rFonts w:hint="eastAsia"/>
            </w:rPr>
          </w:rPrChange>
        </w:rPr>
        <w:t xml:space="preserve">11 </w:t>
      </w:r>
      <w:r w:rsidRPr="00033F67">
        <w:rPr>
          <w:rFonts w:hint="eastAsia"/>
          <w:rPrChange w:id="1073" w:author="keywin" w:date="2022-11-16T14:07:00Z">
            <w:rPr>
              <w:rFonts w:hint="eastAsia"/>
            </w:rPr>
          </w:rPrChange>
        </w:rPr>
        <w:t>访问</w:t>
      </w:r>
    </w:p>
    <w:p w14:paraId="1B4D28B7" w14:textId="77777777" w:rsidR="00C5075E" w:rsidRPr="00033F67" w:rsidRDefault="00134E85" w:rsidP="00033F67">
      <w:pPr>
        <w:rPr>
          <w:rPrChange w:id="1074" w:author="keywin" w:date="2022-11-16T14:07:00Z">
            <w:rPr/>
          </w:rPrChange>
        </w:rPr>
        <w:pPrChange w:id="1075" w:author="keywin" w:date="2022-11-16T14:07:00Z">
          <w:pPr/>
        </w:pPrChange>
      </w:pPr>
      <w:r w:rsidRPr="00033F67">
        <w:rPr>
          <w:rFonts w:hint="eastAsia"/>
          <w:rPrChange w:id="1076" w:author="keywin" w:date="2022-11-16T14:07:00Z">
            <w:rPr>
              <w:rFonts w:hint="eastAsia"/>
            </w:rPr>
          </w:rPrChange>
        </w:rPr>
        <w:t>进行项目访问时</w:t>
      </w:r>
      <w:r w:rsidRPr="00033F67">
        <w:rPr>
          <w:rFonts w:hint="eastAsia"/>
          <w:rPrChange w:id="1077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078" w:author="keywin" w:date="2022-11-16T14:07:00Z">
            <w:rPr>
              <w:rFonts w:hint="eastAsia"/>
            </w:rPr>
          </w:rPrChange>
        </w:rPr>
        <w:t>如果</w:t>
      </w:r>
      <w:r w:rsidRPr="00033F67">
        <w:rPr>
          <w:rFonts w:hint="eastAsia"/>
          <w:rPrChange w:id="1079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1080" w:author="keywin" w:date="2022-11-16T14:07:00Z">
            <w:rPr>
              <w:rFonts w:hint="eastAsia"/>
            </w:rPr>
          </w:rPrChange>
        </w:rPr>
        <w:t>例如访问</w:t>
      </w:r>
      <w:r w:rsidRPr="00033F67">
        <w:rPr>
          <w:rFonts w:hint="eastAsia"/>
          <w:rPrChange w:id="1081" w:author="keywin" w:date="2022-11-16T14:07:00Z">
            <w:rPr>
              <w:rFonts w:hint="eastAsia"/>
            </w:rPr>
          </w:rPrChange>
        </w:rPr>
        <w:t xml:space="preserve">53 </w:t>
      </w:r>
      <w:r w:rsidRPr="00033F67">
        <w:rPr>
          <w:rFonts w:hint="eastAsia"/>
          <w:rPrChange w:id="1082" w:author="keywin" w:date="2022-11-16T14:07:00Z">
            <w:rPr>
              <w:rFonts w:hint="eastAsia"/>
            </w:rPr>
          </w:rPrChange>
        </w:rPr>
        <w:t>虚拟机上的注册中心</w:t>
      </w:r>
      <w:r w:rsidRPr="00033F67">
        <w:rPr>
          <w:rFonts w:hint="eastAsia"/>
          <w:rPrChange w:id="1083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084" w:author="keywin" w:date="2022-11-16T14:07:00Z">
            <w:rPr>
              <w:rFonts w:hint="eastAsia"/>
            </w:rPr>
          </w:rPrChange>
        </w:rPr>
        <w:t>出现以下情况</w:t>
      </w:r>
      <w:r w:rsidRPr="00033F67">
        <w:rPr>
          <w:rFonts w:hint="eastAsia"/>
          <w:rPrChange w:id="1085" w:author="keywin" w:date="2022-11-16T14:07:00Z">
            <w:rPr>
              <w:rFonts w:hint="eastAsia"/>
            </w:rPr>
          </w:rPrChange>
        </w:rPr>
        <w:t>)</w:t>
      </w:r>
    </w:p>
    <w:p w14:paraId="7A1FBE48" w14:textId="77777777" w:rsidR="00C5075E" w:rsidRPr="00033F67" w:rsidRDefault="00134E85" w:rsidP="00033F67">
      <w:pPr>
        <w:pPrChange w:id="1086" w:author="keywin" w:date="2022-11-16T14:07:00Z">
          <w:pPr/>
        </w:pPrChange>
      </w:pPr>
      <w:r w:rsidRPr="00033F67">
        <w:rPr>
          <w:rPrChange w:id="1087" w:author="keywin" w:date="2022-11-16T14:07:00Z">
            <w:rPr>
              <w:noProof/>
            </w:rPr>
          </w:rPrChange>
        </w:rPr>
        <w:drawing>
          <wp:inline distT="0" distB="0" distL="114300" distR="114300" wp14:anchorId="0EE3964E" wp14:editId="4C09E1D0">
            <wp:extent cx="5270500" cy="2762250"/>
            <wp:effectExtent l="0" t="0" r="635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CD23" w14:textId="77777777" w:rsidR="00C5075E" w:rsidRPr="00033F67" w:rsidRDefault="00134E85" w:rsidP="00033F67">
      <w:pPr>
        <w:rPr>
          <w:rPrChange w:id="1088" w:author="keywin" w:date="2022-11-16T14:07:00Z">
            <w:rPr/>
          </w:rPrChange>
        </w:rPr>
        <w:pPrChange w:id="1089" w:author="keywin" w:date="2022-11-16T14:07:00Z">
          <w:pPr/>
        </w:pPrChange>
      </w:pPr>
      <w:r w:rsidRPr="00033F67">
        <w:rPr>
          <w:rFonts w:hint="eastAsia"/>
          <w:rPrChange w:id="1090" w:author="keywin" w:date="2022-11-16T14:07:00Z">
            <w:rPr>
              <w:rFonts w:hint="eastAsia"/>
            </w:rPr>
          </w:rPrChange>
        </w:rPr>
        <w:t>这是防火墙未关闭的问题</w:t>
      </w:r>
    </w:p>
    <w:p w14:paraId="0E7190A8" w14:textId="77777777" w:rsidR="00C5075E" w:rsidRPr="00033F67" w:rsidRDefault="00134E85" w:rsidP="00033F67">
      <w:pPr>
        <w:rPr>
          <w:rPrChange w:id="1091" w:author="keywin" w:date="2022-11-16T14:07:00Z">
            <w:rPr/>
          </w:rPrChange>
        </w:rPr>
        <w:pPrChange w:id="1092" w:author="keywin" w:date="2022-11-16T14:07:00Z">
          <w:pPr/>
        </w:pPrChange>
      </w:pPr>
      <w:r w:rsidRPr="00033F67">
        <w:rPr>
          <w:rPrChange w:id="1093" w:author="keywin" w:date="2022-11-16T14:07:00Z">
            <w:rPr/>
          </w:rPrChange>
        </w:rPr>
        <w:t>service firewalld start</w:t>
      </w:r>
      <w:r w:rsidRPr="00033F67">
        <w:rPr>
          <w:rFonts w:hint="eastAsia"/>
          <w:rPrChange w:id="1094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095" w:author="keywin" w:date="2022-11-16T14:07:00Z">
            <w:rPr>
              <w:rFonts w:hint="eastAsia"/>
            </w:rPr>
          </w:rPrChange>
        </w:rPr>
        <w:t>查看防火墙状态</w:t>
      </w:r>
    </w:p>
    <w:p w14:paraId="35C747D0" w14:textId="77777777" w:rsidR="00C5075E" w:rsidRPr="00033F67" w:rsidRDefault="00134E85" w:rsidP="00033F67">
      <w:pPr>
        <w:rPr>
          <w:rPrChange w:id="1096" w:author="keywin" w:date="2022-11-16T14:07:00Z">
            <w:rPr/>
          </w:rPrChange>
        </w:rPr>
        <w:pPrChange w:id="1097" w:author="keywin" w:date="2022-11-16T14:07:00Z">
          <w:pPr/>
        </w:pPrChange>
      </w:pPr>
      <w:r w:rsidRPr="00033F67">
        <w:rPr>
          <w:rPrChange w:id="1098" w:author="keywin" w:date="2022-11-16T14:07:00Z">
            <w:rPr/>
          </w:rPrChange>
        </w:rPr>
        <w:t>service firewalld st</w:t>
      </w:r>
      <w:r w:rsidRPr="00033F67">
        <w:rPr>
          <w:rFonts w:hint="eastAsia"/>
          <w:rPrChange w:id="1099" w:author="keywin" w:date="2022-11-16T14:07:00Z">
            <w:rPr>
              <w:rFonts w:hint="eastAsia"/>
            </w:rPr>
          </w:rPrChange>
        </w:rPr>
        <w:t xml:space="preserve">op </w:t>
      </w:r>
      <w:r w:rsidRPr="00033F67">
        <w:rPr>
          <w:rFonts w:hint="eastAsia"/>
          <w:rPrChange w:id="1100" w:author="keywin" w:date="2022-11-16T14:07:00Z">
            <w:rPr>
              <w:rFonts w:hint="eastAsia"/>
            </w:rPr>
          </w:rPrChange>
        </w:rPr>
        <w:t>关闭防火墙</w:t>
      </w:r>
    </w:p>
    <w:p w14:paraId="391AB4AE" w14:textId="77777777" w:rsidR="00C5075E" w:rsidRPr="00033F67" w:rsidRDefault="00134E85" w:rsidP="00033F67">
      <w:pPr>
        <w:rPr>
          <w:rPrChange w:id="1101" w:author="keywin" w:date="2022-11-16T14:07:00Z">
            <w:rPr/>
          </w:rPrChange>
        </w:rPr>
        <w:pPrChange w:id="1102" w:author="keywin" w:date="2022-11-16T14:07:00Z">
          <w:pPr/>
        </w:pPrChange>
      </w:pPr>
      <w:r w:rsidRPr="00033F67">
        <w:rPr>
          <w:rFonts w:hint="eastAsia"/>
          <w:rPrChange w:id="1103" w:author="keywin" w:date="2022-11-16T14:07:00Z">
            <w:rPr>
              <w:rFonts w:hint="eastAsia"/>
            </w:rPr>
          </w:rPrChange>
        </w:rPr>
        <w:t xml:space="preserve">systemctl disable firewalld.service </w:t>
      </w:r>
      <w:r w:rsidRPr="00033F67">
        <w:rPr>
          <w:rFonts w:hint="eastAsia"/>
          <w:rPrChange w:id="1104" w:author="keywin" w:date="2022-11-16T14:07:00Z">
            <w:rPr>
              <w:rFonts w:hint="eastAsia"/>
            </w:rPr>
          </w:rPrChange>
        </w:rPr>
        <w:t>永久关闭防火墙</w:t>
      </w:r>
    </w:p>
    <w:p w14:paraId="509240F1" w14:textId="77777777" w:rsidR="00C5075E" w:rsidRPr="00033F67" w:rsidRDefault="00134E85" w:rsidP="00033F67">
      <w:pPr>
        <w:pPrChange w:id="1105" w:author="keywin" w:date="2022-11-16T14:07:00Z">
          <w:pPr/>
        </w:pPrChange>
      </w:pPr>
      <w:r w:rsidRPr="00033F67">
        <w:rPr>
          <w:rPrChange w:id="1106" w:author="keywin" w:date="2022-11-16T14:07:00Z">
            <w:rPr>
              <w:noProof/>
            </w:rPr>
          </w:rPrChange>
        </w:rPr>
        <w:drawing>
          <wp:inline distT="0" distB="0" distL="114300" distR="114300" wp14:anchorId="3228BA3C" wp14:editId="5F7D692F">
            <wp:extent cx="5263515" cy="748665"/>
            <wp:effectExtent l="0" t="0" r="13335" b="13335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2D34" w14:textId="77777777" w:rsidR="00C5075E" w:rsidRPr="00033F67" w:rsidRDefault="00134E85" w:rsidP="00033F67">
      <w:pPr>
        <w:rPr>
          <w:rPrChange w:id="1107" w:author="keywin" w:date="2022-11-16T14:07:00Z">
            <w:rPr/>
          </w:rPrChange>
        </w:rPr>
        <w:pPrChange w:id="1108" w:author="keywin" w:date="2022-11-16T14:07:00Z">
          <w:pPr/>
        </w:pPrChange>
      </w:pPr>
      <w:r w:rsidRPr="00033F67">
        <w:rPr>
          <w:rFonts w:hint="eastAsia"/>
          <w:rPrChange w:id="1109" w:author="keywin" w:date="2022-11-16T14:07:00Z">
            <w:rPr>
              <w:rFonts w:hint="eastAsia"/>
            </w:rPr>
          </w:rPrChange>
        </w:rPr>
        <w:t>关闭成功</w:t>
      </w:r>
      <w:r w:rsidRPr="00033F67">
        <w:rPr>
          <w:rFonts w:hint="eastAsia"/>
          <w:rPrChange w:id="1110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111" w:author="keywin" w:date="2022-11-16T14:07:00Z">
            <w:rPr>
              <w:rFonts w:hint="eastAsia"/>
            </w:rPr>
          </w:rPrChange>
        </w:rPr>
        <w:t>在访问</w:t>
      </w:r>
      <w:r w:rsidRPr="00033F67">
        <w:rPr>
          <w:rFonts w:hint="eastAsia"/>
          <w:rPrChange w:id="1112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1113" w:author="keywin" w:date="2022-11-16T14:07:00Z">
            <w:rPr>
              <w:rFonts w:hint="eastAsia"/>
            </w:rPr>
          </w:rPrChange>
        </w:rPr>
        <w:t>成功</w:t>
      </w:r>
      <w:r w:rsidRPr="00033F67">
        <w:rPr>
          <w:rFonts w:hint="eastAsia"/>
          <w:rPrChange w:id="1114" w:author="keywin" w:date="2022-11-16T14:07:00Z">
            <w:rPr>
              <w:rFonts w:hint="eastAsia"/>
            </w:rPr>
          </w:rPrChange>
        </w:rPr>
        <w:t>)</w:t>
      </w:r>
    </w:p>
    <w:p w14:paraId="3B1CDA97" w14:textId="77777777" w:rsidR="00C5075E" w:rsidRPr="00033F67" w:rsidRDefault="00134E85" w:rsidP="00033F67">
      <w:pPr>
        <w:pPrChange w:id="1115" w:author="keywin" w:date="2022-11-16T14:07:00Z">
          <w:pPr/>
        </w:pPrChange>
      </w:pPr>
      <w:r w:rsidRPr="00033F67">
        <w:rPr>
          <w:rPrChange w:id="1116" w:author="keywin" w:date="2022-11-16T14:07:00Z">
            <w:rPr>
              <w:noProof/>
            </w:rPr>
          </w:rPrChange>
        </w:rPr>
        <w:drawing>
          <wp:inline distT="0" distB="0" distL="114300" distR="114300" wp14:anchorId="693924A9" wp14:editId="50405982">
            <wp:extent cx="5263515" cy="2738755"/>
            <wp:effectExtent l="0" t="0" r="13335" b="444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9D42" w14:textId="77777777" w:rsidR="00C5075E" w:rsidRPr="00033F67" w:rsidRDefault="00C5075E" w:rsidP="00033F67">
      <w:pPr>
        <w:rPr>
          <w:rPrChange w:id="1117" w:author="keywin" w:date="2022-11-16T14:07:00Z">
            <w:rPr/>
          </w:rPrChange>
        </w:rPr>
        <w:pPrChange w:id="1118" w:author="keywin" w:date="2022-11-16T14:07:00Z">
          <w:pPr/>
        </w:pPrChange>
      </w:pPr>
    </w:p>
    <w:p w14:paraId="156FD4FB" w14:textId="77777777" w:rsidR="00C5075E" w:rsidRPr="00033F67" w:rsidRDefault="00134E85" w:rsidP="00033F67">
      <w:pPr>
        <w:rPr>
          <w:rPrChange w:id="1119" w:author="keywin" w:date="2022-11-16T14:07:00Z">
            <w:rPr/>
          </w:rPrChange>
        </w:rPr>
        <w:pPrChange w:id="1120" w:author="keywin" w:date="2022-11-16T14:07:00Z">
          <w:pPr/>
        </w:pPrChange>
      </w:pPr>
      <w:r w:rsidRPr="00033F67">
        <w:rPr>
          <w:rFonts w:hint="eastAsia"/>
          <w:rPrChange w:id="1121" w:author="keywin" w:date="2022-11-16T14:07:00Z">
            <w:rPr>
              <w:rFonts w:hint="eastAsia"/>
            </w:rPr>
          </w:rPrChange>
        </w:rPr>
        <w:t>如果出现如下错误</w:t>
      </w:r>
      <w:r w:rsidRPr="00033F67">
        <w:rPr>
          <w:rFonts w:hint="eastAsia"/>
          <w:rPrChange w:id="1122" w:author="keywin" w:date="2022-11-16T14:07:00Z">
            <w:rPr>
              <w:rFonts w:hint="eastAsia"/>
            </w:rPr>
          </w:rPrChange>
        </w:rPr>
        <w:t>(</w:t>
      </w:r>
      <w:r w:rsidRPr="00033F67">
        <w:rPr>
          <w:rFonts w:hint="eastAsia"/>
          <w:rPrChange w:id="1123" w:author="keywin" w:date="2022-11-16T14:07:00Z">
            <w:rPr>
              <w:rFonts w:hint="eastAsia"/>
            </w:rPr>
          </w:rPrChange>
        </w:rPr>
        <w:t>是给虚拟机分配的内存太小</w:t>
      </w:r>
      <w:r w:rsidRPr="00033F67">
        <w:rPr>
          <w:rFonts w:hint="eastAsia"/>
          <w:rPrChange w:id="1124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125" w:author="keywin" w:date="2022-11-16T14:07:00Z">
            <w:rPr>
              <w:rFonts w:hint="eastAsia"/>
            </w:rPr>
          </w:rPrChange>
        </w:rPr>
        <w:t>调大内存就好</w:t>
      </w:r>
      <w:r w:rsidRPr="00033F67">
        <w:rPr>
          <w:rFonts w:hint="eastAsia"/>
          <w:rPrChange w:id="1126" w:author="keywin" w:date="2022-11-16T14:07:00Z">
            <w:rPr>
              <w:rFonts w:hint="eastAsia"/>
            </w:rPr>
          </w:rPrChange>
        </w:rPr>
        <w:t>)</w:t>
      </w:r>
    </w:p>
    <w:p w14:paraId="7E4A5927" w14:textId="77777777" w:rsidR="00C5075E" w:rsidRPr="00033F67" w:rsidRDefault="00C5075E" w:rsidP="00033F67">
      <w:pPr>
        <w:rPr>
          <w:rPrChange w:id="1127" w:author="keywin" w:date="2022-11-16T14:07:00Z">
            <w:rPr/>
          </w:rPrChange>
        </w:rPr>
        <w:pPrChange w:id="1128" w:author="keywin" w:date="2022-11-16T14:07:00Z">
          <w:pPr/>
        </w:pPrChange>
      </w:pPr>
    </w:p>
    <w:p w14:paraId="054B2150" w14:textId="77777777" w:rsidR="00C5075E" w:rsidRPr="00033F67" w:rsidRDefault="00134E85" w:rsidP="00033F67">
      <w:pPr>
        <w:pPrChange w:id="1129" w:author="keywin" w:date="2022-11-16T14:07:00Z">
          <w:pPr/>
        </w:pPrChange>
      </w:pPr>
      <w:r w:rsidRPr="00033F67">
        <w:rPr>
          <w:rPrChange w:id="1130" w:author="keywin" w:date="2022-11-16T14:07:00Z">
            <w:rPr>
              <w:noProof/>
            </w:rPr>
          </w:rPrChange>
        </w:rPr>
        <w:lastRenderedPageBreak/>
        <w:drawing>
          <wp:inline distT="0" distB="0" distL="114300" distR="114300" wp14:anchorId="4FB6C291" wp14:editId="3153158F">
            <wp:extent cx="5274310" cy="2552065"/>
            <wp:effectExtent l="0" t="0" r="2540" b="63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9C28" w14:textId="77777777" w:rsidR="00C5075E" w:rsidRPr="00033F67" w:rsidRDefault="00C5075E" w:rsidP="00033F67">
      <w:pPr>
        <w:rPr>
          <w:rPrChange w:id="1131" w:author="keywin" w:date="2022-11-16T14:07:00Z">
            <w:rPr/>
          </w:rPrChange>
        </w:rPr>
        <w:pPrChange w:id="1132" w:author="keywin" w:date="2022-11-16T14:07:00Z">
          <w:pPr/>
        </w:pPrChange>
      </w:pPr>
    </w:p>
    <w:p w14:paraId="58F876CF" w14:textId="77777777" w:rsidR="00C5075E" w:rsidRPr="00033F67" w:rsidRDefault="00134E85" w:rsidP="00033F67">
      <w:pPr>
        <w:rPr>
          <w:rPrChange w:id="1133" w:author="keywin" w:date="2022-11-16T14:07:00Z">
            <w:rPr/>
          </w:rPrChange>
        </w:rPr>
        <w:pPrChange w:id="1134" w:author="keywin" w:date="2022-11-16T14:07:00Z">
          <w:pPr/>
        </w:pPrChange>
      </w:pPr>
      <w:r w:rsidRPr="00033F67">
        <w:rPr>
          <w:rFonts w:hint="eastAsia"/>
          <w:rPrChange w:id="1135" w:author="keywin" w:date="2022-11-16T14:07:00Z">
            <w:rPr>
              <w:rFonts w:hint="eastAsia"/>
            </w:rPr>
          </w:rPrChange>
        </w:rPr>
        <w:t>出现如下错误需要重起</w:t>
      </w:r>
      <w:r w:rsidRPr="00033F67">
        <w:rPr>
          <w:rFonts w:hint="eastAsia"/>
          <w:rPrChange w:id="1136" w:author="keywin" w:date="2022-11-16T14:07:00Z">
            <w:rPr>
              <w:rFonts w:hint="eastAsia"/>
            </w:rPr>
          </w:rPrChange>
        </w:rPr>
        <w:t>docker (kubutes</w:t>
      </w:r>
      <w:r w:rsidRPr="00033F67">
        <w:rPr>
          <w:rFonts w:hint="eastAsia"/>
          <w:rPrChange w:id="1137" w:author="keywin" w:date="2022-11-16T14:07:00Z">
            <w:rPr>
              <w:rFonts w:hint="eastAsia"/>
            </w:rPr>
          </w:rPrChange>
        </w:rPr>
        <w:t>没有启动的原因</w:t>
      </w:r>
      <w:r w:rsidRPr="00033F67">
        <w:rPr>
          <w:rFonts w:hint="eastAsia"/>
          <w:rPrChange w:id="1138" w:author="keywin" w:date="2022-11-16T14:07:00Z">
            <w:rPr>
              <w:rFonts w:hint="eastAsia"/>
            </w:rPr>
          </w:rPrChange>
        </w:rPr>
        <w:t>)</w:t>
      </w:r>
      <w:r w:rsidRPr="00033F67">
        <w:rPr>
          <w:rFonts w:hint="eastAsia"/>
          <w:rPrChange w:id="1139" w:author="keywin" w:date="2022-11-16T14:07:00Z">
            <w:rPr>
              <w:rFonts w:hint="eastAsia"/>
            </w:rPr>
          </w:rPrChange>
        </w:rPr>
        <w:t>重新启动命令</w:t>
      </w:r>
      <w:r w:rsidRPr="00033F67">
        <w:rPr>
          <w:rFonts w:hint="eastAsia"/>
          <w:rPrChange w:id="1140" w:author="keywin" w:date="2022-11-16T14:07:00Z">
            <w:rPr>
              <w:rFonts w:hint="eastAsia"/>
            </w:rPr>
          </w:rPrChange>
        </w:rPr>
        <w:t xml:space="preserve"> systemctl restart docker </w:t>
      </w:r>
    </w:p>
    <w:p w14:paraId="4EF2B997" w14:textId="77777777" w:rsidR="00C5075E" w:rsidRPr="00033F67" w:rsidRDefault="00134E85" w:rsidP="00033F67">
      <w:pPr>
        <w:pPrChange w:id="1141" w:author="keywin" w:date="2022-11-16T14:07:00Z">
          <w:pPr/>
        </w:pPrChange>
      </w:pPr>
      <w:r w:rsidRPr="00033F67">
        <w:rPr>
          <w:rPrChange w:id="1142" w:author="keywin" w:date="2022-11-16T14:07:00Z">
            <w:rPr>
              <w:noProof/>
            </w:rPr>
          </w:rPrChange>
        </w:rPr>
        <w:drawing>
          <wp:inline distT="0" distB="0" distL="114300" distR="114300" wp14:anchorId="5B6EE378" wp14:editId="4819483D">
            <wp:extent cx="5270500" cy="2465070"/>
            <wp:effectExtent l="0" t="0" r="6350" b="1143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C041" w14:textId="77777777" w:rsidR="00C5075E" w:rsidRPr="00033F67" w:rsidRDefault="00C5075E" w:rsidP="00033F67">
      <w:pPr>
        <w:rPr>
          <w:rPrChange w:id="1143" w:author="keywin" w:date="2022-11-16T14:07:00Z">
            <w:rPr/>
          </w:rPrChange>
        </w:rPr>
        <w:pPrChange w:id="1144" w:author="keywin" w:date="2022-11-16T14:07:00Z">
          <w:pPr/>
        </w:pPrChange>
      </w:pPr>
    </w:p>
    <w:p w14:paraId="73CA54C1" w14:textId="77777777" w:rsidR="00C5075E" w:rsidRPr="00033F67" w:rsidRDefault="00C5075E" w:rsidP="00033F67">
      <w:pPr>
        <w:rPr>
          <w:rPrChange w:id="1145" w:author="keywin" w:date="2022-11-16T14:07:00Z">
            <w:rPr/>
          </w:rPrChange>
        </w:rPr>
        <w:pPrChange w:id="1146" w:author="keywin" w:date="2022-11-16T14:07:00Z">
          <w:pPr/>
        </w:pPrChange>
      </w:pPr>
    </w:p>
    <w:p w14:paraId="34225378" w14:textId="77777777" w:rsidR="00C5075E" w:rsidRPr="00033F67" w:rsidRDefault="00134E85" w:rsidP="00033F67">
      <w:pPr>
        <w:rPr>
          <w:rPrChange w:id="1147" w:author="keywin" w:date="2022-11-16T14:07:00Z">
            <w:rPr/>
          </w:rPrChange>
        </w:rPr>
        <w:pPrChange w:id="1148" w:author="keywin" w:date="2022-11-16T14:07:00Z">
          <w:pPr/>
        </w:pPrChange>
      </w:pPr>
      <w:r w:rsidRPr="00033F67">
        <w:rPr>
          <w:rFonts w:hint="eastAsia"/>
          <w:rPrChange w:id="1149" w:author="keywin" w:date="2022-11-16T14:07:00Z">
            <w:rPr>
              <w:rFonts w:hint="eastAsia"/>
            </w:rPr>
          </w:rPrChange>
        </w:rPr>
        <w:t xml:space="preserve">12 </w:t>
      </w:r>
      <w:r w:rsidRPr="00033F67">
        <w:rPr>
          <w:rFonts w:hint="eastAsia"/>
          <w:rPrChange w:id="1150" w:author="keywin" w:date="2022-11-16T14:07:00Z">
            <w:rPr>
              <w:rFonts w:hint="eastAsia"/>
            </w:rPr>
          </w:rPrChange>
        </w:rPr>
        <w:t>升级</w:t>
      </w:r>
      <w:r w:rsidRPr="00033F67">
        <w:rPr>
          <w:rFonts w:hint="eastAsia"/>
          <w:rPrChange w:id="1151" w:author="keywin" w:date="2022-11-16T14:07:00Z">
            <w:rPr>
              <w:rFonts w:hint="eastAsia"/>
            </w:rPr>
          </w:rPrChange>
        </w:rPr>
        <w:t xml:space="preserve"> (</w:t>
      </w:r>
      <w:r w:rsidRPr="00033F67">
        <w:rPr>
          <w:rFonts w:hint="eastAsia"/>
          <w:rPrChange w:id="1152" w:author="keywin" w:date="2022-11-16T14:07:00Z">
            <w:rPr>
              <w:rFonts w:hint="eastAsia"/>
            </w:rPr>
          </w:rPrChange>
        </w:rPr>
        <w:t>当项目有改动</w:t>
      </w:r>
      <w:r w:rsidRPr="00033F67">
        <w:rPr>
          <w:rFonts w:hint="eastAsia"/>
          <w:rPrChange w:id="1153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154" w:author="keywin" w:date="2022-11-16T14:07:00Z">
            <w:rPr>
              <w:rFonts w:hint="eastAsia"/>
            </w:rPr>
          </w:rPrChange>
        </w:rPr>
        <w:t>重新打包上传到服务器时</w:t>
      </w:r>
      <w:r w:rsidRPr="00033F67">
        <w:rPr>
          <w:rFonts w:hint="eastAsia"/>
          <w:rPrChange w:id="1155" w:author="keywin" w:date="2022-11-16T14:07:00Z">
            <w:rPr>
              <w:rFonts w:hint="eastAsia"/>
            </w:rPr>
          </w:rPrChange>
        </w:rPr>
        <w:t xml:space="preserve"> </w:t>
      </w:r>
      <w:r w:rsidRPr="00033F67">
        <w:rPr>
          <w:rFonts w:hint="eastAsia"/>
          <w:rPrChange w:id="1156" w:author="keywin" w:date="2022-11-16T14:07:00Z">
            <w:rPr>
              <w:rFonts w:hint="eastAsia"/>
            </w:rPr>
          </w:rPrChange>
        </w:rPr>
        <w:t>此时操作如下</w:t>
      </w:r>
      <w:r w:rsidRPr="00033F67">
        <w:rPr>
          <w:rFonts w:hint="eastAsia"/>
          <w:rPrChange w:id="1157" w:author="keywin" w:date="2022-11-16T14:07:00Z">
            <w:rPr>
              <w:rFonts w:hint="eastAsia"/>
            </w:rPr>
          </w:rPrChange>
        </w:rPr>
        <w:t>)</w:t>
      </w:r>
    </w:p>
    <w:p w14:paraId="23E8F70A" w14:textId="77777777" w:rsidR="00C5075E" w:rsidRPr="00033F67" w:rsidRDefault="00134E85" w:rsidP="00033F67">
      <w:pPr>
        <w:pPrChange w:id="1158" w:author="keywin" w:date="2022-11-16T14:07:00Z">
          <w:pPr/>
        </w:pPrChange>
      </w:pPr>
      <w:r w:rsidRPr="00033F67">
        <w:rPr>
          <w:rPrChange w:id="1159" w:author="keywin" w:date="2022-11-16T14:07:00Z">
            <w:rPr>
              <w:noProof/>
            </w:rPr>
          </w:rPrChange>
        </w:rPr>
        <w:drawing>
          <wp:inline distT="0" distB="0" distL="114300" distR="114300" wp14:anchorId="0CF5173E" wp14:editId="31895926">
            <wp:extent cx="5271770" cy="2428240"/>
            <wp:effectExtent l="0" t="0" r="5080" b="1016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094F" w14:textId="77777777" w:rsidR="00C5075E" w:rsidRPr="00033F67" w:rsidRDefault="00134E85" w:rsidP="00033F67">
      <w:pPr>
        <w:rPr>
          <w:rPrChange w:id="1160" w:author="keywin" w:date="2022-11-16T14:07:00Z">
            <w:rPr/>
          </w:rPrChange>
        </w:rPr>
        <w:pPrChange w:id="1161" w:author="keywin" w:date="2022-11-16T14:07:00Z">
          <w:pPr/>
        </w:pPrChange>
      </w:pPr>
      <w:r w:rsidRPr="00033F67">
        <w:rPr>
          <w:rFonts w:hint="eastAsia"/>
        </w:rPr>
        <w:lastRenderedPageBreak/>
        <w:t>点击升级即可</w:t>
      </w:r>
    </w:p>
    <w:p w14:paraId="0823EAE7" w14:textId="77777777" w:rsidR="00C5075E" w:rsidRPr="00033F67" w:rsidRDefault="00134E85" w:rsidP="00033F67">
      <w:pPr>
        <w:pPrChange w:id="1162" w:author="keywin" w:date="2022-11-16T14:07:00Z">
          <w:pPr/>
        </w:pPrChange>
      </w:pPr>
      <w:r w:rsidRPr="00033F67">
        <w:rPr>
          <w:rPrChange w:id="1163" w:author="keywin" w:date="2022-11-16T14:07:00Z">
            <w:rPr>
              <w:noProof/>
            </w:rPr>
          </w:rPrChange>
        </w:rPr>
        <w:drawing>
          <wp:inline distT="0" distB="0" distL="114300" distR="114300" wp14:anchorId="7D2DE669" wp14:editId="64ED41A7">
            <wp:extent cx="5260340" cy="2565400"/>
            <wp:effectExtent l="0" t="0" r="16510" b="635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532B" w14:textId="77777777" w:rsidR="00C5075E" w:rsidRPr="00033F67" w:rsidRDefault="00C5075E" w:rsidP="00033F67">
      <w:pPr>
        <w:rPr>
          <w:rPrChange w:id="1164" w:author="keywin" w:date="2022-11-16T14:07:00Z">
            <w:rPr/>
          </w:rPrChange>
        </w:rPr>
        <w:pPrChange w:id="1165" w:author="keywin" w:date="2022-11-16T14:07:00Z">
          <w:pPr/>
        </w:pPrChange>
      </w:pPr>
    </w:p>
    <w:p w14:paraId="7F3E7BBF" w14:textId="77777777" w:rsidR="00C5075E" w:rsidRPr="00033F67" w:rsidRDefault="00C5075E" w:rsidP="00033F67">
      <w:pPr>
        <w:rPr>
          <w:rPrChange w:id="1166" w:author="keywin" w:date="2022-11-16T14:07:00Z">
            <w:rPr/>
          </w:rPrChange>
        </w:rPr>
        <w:pPrChange w:id="1167" w:author="keywin" w:date="2022-11-16T14:07:00Z">
          <w:pPr/>
        </w:pPrChange>
      </w:pPr>
    </w:p>
    <w:p w14:paraId="1B1E5A81" w14:textId="77777777" w:rsidR="00C5075E" w:rsidRPr="00033F67" w:rsidRDefault="00C5075E" w:rsidP="00033F67">
      <w:pPr>
        <w:rPr>
          <w:rPrChange w:id="1168" w:author="keywin" w:date="2022-11-16T14:07:00Z">
            <w:rPr/>
          </w:rPrChange>
        </w:rPr>
        <w:pPrChange w:id="1169" w:author="keywin" w:date="2022-11-16T14:07:00Z">
          <w:pPr/>
        </w:pPrChange>
      </w:pPr>
    </w:p>
    <w:p w14:paraId="7682D41D" w14:textId="77777777" w:rsidR="00C5075E" w:rsidRPr="00033F67" w:rsidRDefault="00C5075E" w:rsidP="00033F67">
      <w:pPr>
        <w:rPr>
          <w:rPrChange w:id="1170" w:author="keywin" w:date="2022-11-16T14:07:00Z">
            <w:rPr/>
          </w:rPrChange>
        </w:rPr>
        <w:pPrChange w:id="1171" w:author="keywin" w:date="2022-11-16T14:07:00Z">
          <w:pPr/>
        </w:pPrChange>
      </w:pPr>
    </w:p>
    <w:p w14:paraId="141040CB" w14:textId="77777777" w:rsidR="00C5075E" w:rsidRPr="00033F67" w:rsidRDefault="00C5075E" w:rsidP="00033F67">
      <w:pPr>
        <w:rPr>
          <w:rPrChange w:id="1172" w:author="keywin" w:date="2022-11-16T14:07:00Z">
            <w:rPr/>
          </w:rPrChange>
        </w:rPr>
        <w:pPrChange w:id="1173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4E9260B8" w14:textId="77777777" w:rsidR="00C5075E" w:rsidRPr="00033F67" w:rsidRDefault="00C5075E" w:rsidP="00033F67">
      <w:pPr>
        <w:rPr>
          <w:rPrChange w:id="1174" w:author="keywin" w:date="2022-11-16T14:07:00Z">
            <w:rPr/>
          </w:rPrChange>
        </w:rPr>
        <w:pPrChange w:id="1175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60955CCA" w14:textId="77777777" w:rsidR="00C5075E" w:rsidRPr="00033F67" w:rsidRDefault="00C5075E" w:rsidP="00033F67">
      <w:pPr>
        <w:rPr>
          <w:rPrChange w:id="1176" w:author="keywin" w:date="2022-11-16T14:07:00Z">
            <w:rPr/>
          </w:rPrChange>
        </w:rPr>
        <w:pPrChange w:id="1177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5D15AB71" w14:textId="77777777" w:rsidR="00C5075E" w:rsidRPr="00033F67" w:rsidRDefault="00C5075E" w:rsidP="00033F67">
      <w:pPr>
        <w:rPr>
          <w:rPrChange w:id="1178" w:author="keywin" w:date="2022-11-16T14:07:00Z">
            <w:rPr/>
          </w:rPrChange>
        </w:rPr>
        <w:pPrChange w:id="1179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235EE3C5" w14:textId="77777777" w:rsidR="00C5075E" w:rsidRPr="00033F67" w:rsidRDefault="00C5075E" w:rsidP="00033F67">
      <w:pPr>
        <w:rPr>
          <w:rPrChange w:id="1180" w:author="keywin" w:date="2022-11-16T14:07:00Z">
            <w:rPr/>
          </w:rPrChange>
        </w:rPr>
        <w:pPrChange w:id="1181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0A54CE9E" w14:textId="77777777" w:rsidR="00C5075E" w:rsidRPr="00033F67" w:rsidRDefault="00C5075E" w:rsidP="00033F67">
      <w:pPr>
        <w:rPr>
          <w:rPrChange w:id="1182" w:author="keywin" w:date="2022-11-16T14:07:00Z">
            <w:rPr/>
          </w:rPrChange>
        </w:rPr>
        <w:pPrChange w:id="1183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728732E6" w14:textId="77777777" w:rsidR="00C5075E" w:rsidRPr="00033F67" w:rsidRDefault="00C5075E" w:rsidP="00033F67">
      <w:pPr>
        <w:rPr>
          <w:rPrChange w:id="1184" w:author="keywin" w:date="2022-11-16T14:07:00Z">
            <w:rPr/>
          </w:rPrChange>
        </w:rPr>
        <w:pPrChange w:id="1185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47B8A7E7" w14:textId="77777777" w:rsidR="00C5075E" w:rsidRPr="00033F67" w:rsidRDefault="00C5075E" w:rsidP="00033F67">
      <w:pPr>
        <w:rPr>
          <w:rPrChange w:id="1186" w:author="keywin" w:date="2022-11-16T14:07:00Z">
            <w:rPr/>
          </w:rPrChange>
        </w:rPr>
        <w:pPrChange w:id="1187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120E169F" w14:textId="77777777" w:rsidR="00C5075E" w:rsidRPr="00033F67" w:rsidRDefault="00C5075E" w:rsidP="00033F67">
      <w:pPr>
        <w:rPr>
          <w:rPrChange w:id="1188" w:author="keywin" w:date="2022-11-16T14:07:00Z">
            <w:rPr/>
          </w:rPrChange>
        </w:rPr>
        <w:pPrChange w:id="1189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41869319" w14:textId="77777777" w:rsidR="00C5075E" w:rsidRPr="00033F67" w:rsidRDefault="00C5075E" w:rsidP="00033F67">
      <w:pPr>
        <w:rPr>
          <w:rPrChange w:id="1190" w:author="keywin" w:date="2022-11-16T14:07:00Z">
            <w:rPr/>
          </w:rPrChange>
        </w:rPr>
        <w:pPrChange w:id="1191" w:author="keywin" w:date="2022-11-16T14:07:00Z">
          <w:pPr>
            <w:tabs>
              <w:tab w:val="left" w:pos="2515"/>
            </w:tabs>
            <w:jc w:val="left"/>
          </w:pPr>
        </w:pPrChange>
      </w:pPr>
    </w:p>
    <w:p w14:paraId="62C60EE8" w14:textId="77777777" w:rsidR="00C5075E" w:rsidRPr="00033F67" w:rsidRDefault="00C5075E" w:rsidP="00033F67">
      <w:pPr>
        <w:rPr>
          <w:rPrChange w:id="1192" w:author="keywin" w:date="2022-11-16T14:07:00Z">
            <w:rPr/>
          </w:rPrChange>
        </w:rPr>
        <w:pPrChange w:id="1193" w:author="keywin" w:date="2022-11-16T14:07:00Z">
          <w:pPr>
            <w:jc w:val="left"/>
          </w:pPr>
        </w:pPrChange>
      </w:pPr>
    </w:p>
    <w:p w14:paraId="6336B88A" w14:textId="77777777" w:rsidR="00C5075E" w:rsidRPr="00033F67" w:rsidRDefault="00C5075E" w:rsidP="00033F67">
      <w:pPr>
        <w:rPr>
          <w:rPrChange w:id="1194" w:author="keywin" w:date="2022-11-16T14:07:00Z">
            <w:rPr/>
          </w:rPrChange>
        </w:rPr>
        <w:pPrChange w:id="1195" w:author="keywin" w:date="2022-11-16T14:07:00Z">
          <w:pPr>
            <w:jc w:val="left"/>
          </w:pPr>
        </w:pPrChange>
      </w:pPr>
    </w:p>
    <w:p w14:paraId="4552734E" w14:textId="77777777" w:rsidR="00C5075E" w:rsidRPr="00033F67" w:rsidRDefault="00C5075E" w:rsidP="00033F67">
      <w:pPr>
        <w:rPr>
          <w:rPrChange w:id="1196" w:author="keywin" w:date="2022-11-16T14:07:00Z">
            <w:rPr/>
          </w:rPrChange>
        </w:rPr>
        <w:pPrChange w:id="1197" w:author="keywin" w:date="2022-11-16T14:07:00Z">
          <w:pPr>
            <w:jc w:val="left"/>
          </w:pPr>
        </w:pPrChange>
      </w:pPr>
    </w:p>
    <w:p w14:paraId="071E43C4" w14:textId="77777777" w:rsidR="00C5075E" w:rsidRPr="00033F67" w:rsidRDefault="00C5075E" w:rsidP="00033F67">
      <w:pPr>
        <w:rPr>
          <w:rPrChange w:id="1198" w:author="keywin" w:date="2022-11-16T14:07:00Z">
            <w:rPr/>
          </w:rPrChange>
        </w:rPr>
        <w:pPrChange w:id="1199" w:author="keywin" w:date="2022-11-16T14:07:00Z">
          <w:pPr>
            <w:jc w:val="left"/>
          </w:pPr>
        </w:pPrChange>
      </w:pPr>
    </w:p>
    <w:p w14:paraId="2F1A742C" w14:textId="77777777" w:rsidR="00C5075E" w:rsidRPr="00033F67" w:rsidRDefault="00C5075E" w:rsidP="00033F67">
      <w:pPr>
        <w:rPr>
          <w:rPrChange w:id="1200" w:author="keywin" w:date="2022-11-16T14:07:00Z">
            <w:rPr/>
          </w:rPrChange>
        </w:rPr>
        <w:pPrChange w:id="1201" w:author="keywin" w:date="2022-11-16T14:07:00Z">
          <w:pPr>
            <w:jc w:val="left"/>
          </w:pPr>
        </w:pPrChange>
      </w:pPr>
    </w:p>
    <w:p w14:paraId="24E777C7" w14:textId="77777777" w:rsidR="00C5075E" w:rsidRPr="00033F67" w:rsidRDefault="00C5075E" w:rsidP="00033F67">
      <w:pPr>
        <w:rPr>
          <w:rPrChange w:id="1202" w:author="keywin" w:date="2022-11-16T14:07:00Z">
            <w:rPr/>
          </w:rPrChange>
        </w:rPr>
        <w:pPrChange w:id="1203" w:author="keywin" w:date="2022-11-16T14:07:00Z">
          <w:pPr>
            <w:jc w:val="left"/>
          </w:pPr>
        </w:pPrChange>
      </w:pPr>
    </w:p>
    <w:p w14:paraId="5EEAE52F" w14:textId="77777777" w:rsidR="00C5075E" w:rsidRPr="00033F67" w:rsidRDefault="00C5075E" w:rsidP="00033F67">
      <w:pPr>
        <w:rPr>
          <w:rPrChange w:id="1204" w:author="keywin" w:date="2022-11-16T14:07:00Z">
            <w:rPr/>
          </w:rPrChange>
        </w:rPr>
        <w:pPrChange w:id="1205" w:author="keywin" w:date="2022-11-16T14:07:00Z">
          <w:pPr>
            <w:jc w:val="left"/>
          </w:pPr>
        </w:pPrChange>
      </w:pPr>
    </w:p>
    <w:p w14:paraId="74671862" w14:textId="77777777" w:rsidR="00C5075E" w:rsidRPr="00033F67" w:rsidRDefault="00C5075E" w:rsidP="00033F67">
      <w:pPr>
        <w:rPr>
          <w:rPrChange w:id="1206" w:author="keywin" w:date="2022-11-16T14:07:00Z">
            <w:rPr/>
          </w:rPrChange>
        </w:rPr>
        <w:pPrChange w:id="1207" w:author="keywin" w:date="2022-11-16T14:07:00Z">
          <w:pPr>
            <w:jc w:val="left"/>
          </w:pPr>
        </w:pPrChange>
      </w:pPr>
    </w:p>
    <w:p w14:paraId="321F5F6A" w14:textId="77777777" w:rsidR="00C5075E" w:rsidRPr="00033F67" w:rsidRDefault="00C5075E" w:rsidP="00033F67">
      <w:pPr>
        <w:rPr>
          <w:rPrChange w:id="1208" w:author="keywin" w:date="2022-11-16T14:07:00Z">
            <w:rPr>
              <w:rStyle w:val="10"/>
            </w:rPr>
          </w:rPrChange>
        </w:rPr>
        <w:pPrChange w:id="1209" w:author="keywin" w:date="2022-11-16T14:07:00Z">
          <w:pPr>
            <w:jc w:val="center"/>
          </w:pPr>
        </w:pPrChange>
      </w:pPr>
    </w:p>
    <w:p w14:paraId="789C2A10" w14:textId="77777777" w:rsidR="00C5075E" w:rsidRPr="00033F67" w:rsidRDefault="00C5075E" w:rsidP="00033F67">
      <w:pPr>
        <w:rPr>
          <w:rPrChange w:id="1210" w:author="keywin" w:date="2022-11-16T14:07:00Z">
            <w:rPr>
              <w:rStyle w:val="10"/>
            </w:rPr>
          </w:rPrChange>
        </w:rPr>
      </w:pPr>
    </w:p>
    <w:p w14:paraId="1A06AFBC" w14:textId="77777777" w:rsidR="00C5075E" w:rsidRPr="00033F67" w:rsidRDefault="00C5075E" w:rsidP="00033F67">
      <w:pPr>
        <w:rPr>
          <w:rPrChange w:id="1211" w:author="keywin" w:date="2022-11-16T14:07:00Z">
            <w:rPr>
              <w:rStyle w:val="10"/>
            </w:rPr>
          </w:rPrChange>
        </w:rPr>
        <w:pPrChange w:id="1212" w:author="keywin" w:date="2022-11-16T14:07:00Z">
          <w:pPr/>
        </w:pPrChange>
      </w:pPr>
    </w:p>
    <w:p w14:paraId="0D9085F5" w14:textId="77777777" w:rsidR="00C5075E" w:rsidRPr="00033F67" w:rsidRDefault="00C5075E" w:rsidP="00033F67">
      <w:pPr>
        <w:rPr>
          <w:rPrChange w:id="1213" w:author="keywin" w:date="2022-11-16T14:07:00Z">
            <w:rPr>
              <w:rStyle w:val="10"/>
            </w:rPr>
          </w:rPrChange>
        </w:rPr>
        <w:pPrChange w:id="1214" w:author="keywin" w:date="2022-11-16T14:07:00Z">
          <w:pPr/>
        </w:pPrChange>
      </w:pPr>
    </w:p>
    <w:p w14:paraId="7C6FC67E" w14:textId="77777777" w:rsidR="00C5075E" w:rsidRPr="00033F67" w:rsidRDefault="00C5075E" w:rsidP="00033F67">
      <w:pPr>
        <w:rPr>
          <w:rPrChange w:id="1215" w:author="keywin" w:date="2022-11-16T14:07:00Z">
            <w:rPr>
              <w:rStyle w:val="10"/>
            </w:rPr>
          </w:rPrChange>
        </w:rPr>
        <w:pPrChange w:id="1216" w:author="keywin" w:date="2022-11-16T14:07:00Z">
          <w:pPr/>
        </w:pPrChange>
      </w:pPr>
    </w:p>
    <w:p w14:paraId="671EBC58" w14:textId="77777777" w:rsidR="00C5075E" w:rsidRPr="00033F67" w:rsidRDefault="00C5075E" w:rsidP="00033F67">
      <w:pPr>
        <w:pPrChange w:id="1217" w:author="keywin" w:date="2022-11-16T14:07:00Z">
          <w:pPr/>
        </w:pPrChange>
      </w:pPr>
    </w:p>
    <w:p w14:paraId="212C5D74" w14:textId="77777777" w:rsidR="00C5075E" w:rsidRPr="00033F67" w:rsidRDefault="00C5075E" w:rsidP="00033F67">
      <w:pPr>
        <w:rPr>
          <w:rPrChange w:id="1218" w:author="keywin" w:date="2022-11-16T14:07:00Z">
            <w:rPr/>
          </w:rPrChange>
        </w:rPr>
        <w:pPrChange w:id="1219" w:author="keywin" w:date="2022-11-16T14:07:00Z">
          <w:pPr/>
        </w:pPrChange>
      </w:pPr>
    </w:p>
    <w:p w14:paraId="3E09EAAE" w14:textId="77777777" w:rsidR="00C5075E" w:rsidRPr="00033F67" w:rsidRDefault="00C5075E" w:rsidP="00033F67">
      <w:pPr>
        <w:rPr>
          <w:rPrChange w:id="1220" w:author="keywin" w:date="2022-11-16T14:07:00Z">
            <w:rPr/>
          </w:rPrChange>
        </w:rPr>
        <w:pPrChange w:id="1221" w:author="keywin" w:date="2022-11-16T14:07:00Z">
          <w:pPr/>
        </w:pPrChange>
      </w:pPr>
    </w:p>
    <w:p w14:paraId="1D7CF040" w14:textId="77777777" w:rsidR="00C5075E" w:rsidRPr="00033F67" w:rsidRDefault="00C5075E" w:rsidP="00033F67">
      <w:pPr>
        <w:rPr>
          <w:rPrChange w:id="1222" w:author="keywin" w:date="2022-11-16T14:07:00Z">
            <w:rPr/>
          </w:rPrChange>
        </w:rPr>
        <w:pPrChange w:id="1223" w:author="keywin" w:date="2022-11-16T14:07:00Z">
          <w:pPr/>
        </w:pPrChange>
      </w:pPr>
    </w:p>
    <w:p w14:paraId="5D199553" w14:textId="77777777" w:rsidR="00C5075E" w:rsidRPr="00033F67" w:rsidRDefault="00C5075E" w:rsidP="00033F67">
      <w:pPr>
        <w:rPr>
          <w:rPrChange w:id="1224" w:author="keywin" w:date="2022-11-16T14:07:00Z">
            <w:rPr/>
          </w:rPrChange>
        </w:rPr>
        <w:pPrChange w:id="1225" w:author="keywin" w:date="2022-11-16T14:07:00Z">
          <w:pPr/>
        </w:pPrChange>
      </w:pPr>
    </w:p>
    <w:p w14:paraId="39827555" w14:textId="77777777" w:rsidR="00C5075E" w:rsidRPr="00033F67" w:rsidRDefault="00C5075E" w:rsidP="00033F67">
      <w:pPr>
        <w:rPr>
          <w:rPrChange w:id="1226" w:author="keywin" w:date="2022-11-16T14:07:00Z">
            <w:rPr/>
          </w:rPrChange>
        </w:rPr>
        <w:pPrChange w:id="1227" w:author="keywin" w:date="2022-11-16T14:07:00Z">
          <w:pPr/>
        </w:pPrChange>
      </w:pPr>
    </w:p>
    <w:p w14:paraId="5CDC1219" w14:textId="77777777" w:rsidR="00C5075E" w:rsidRPr="00033F67" w:rsidRDefault="00C5075E" w:rsidP="00033F67">
      <w:pPr>
        <w:rPr>
          <w:rPrChange w:id="1228" w:author="keywin" w:date="2022-11-16T14:07:00Z">
            <w:rPr/>
          </w:rPrChange>
        </w:rPr>
        <w:pPrChange w:id="1229" w:author="keywin" w:date="2022-11-16T14:07:00Z">
          <w:pPr/>
        </w:pPrChange>
      </w:pPr>
    </w:p>
    <w:p w14:paraId="01AF2938" w14:textId="77777777" w:rsidR="00C5075E" w:rsidRPr="00033F67" w:rsidRDefault="00C5075E" w:rsidP="00033F67">
      <w:pPr>
        <w:rPr>
          <w:rPrChange w:id="1230" w:author="keywin" w:date="2022-11-16T14:07:00Z">
            <w:rPr/>
          </w:rPrChange>
        </w:rPr>
        <w:pPrChange w:id="1231" w:author="keywin" w:date="2022-11-16T14:07:00Z">
          <w:pPr/>
        </w:pPrChange>
      </w:pPr>
    </w:p>
    <w:p w14:paraId="37CCFE8B" w14:textId="77777777" w:rsidR="00C5075E" w:rsidRPr="00033F67" w:rsidRDefault="00C5075E" w:rsidP="00033F67">
      <w:pPr>
        <w:rPr>
          <w:rPrChange w:id="1232" w:author="keywin" w:date="2022-11-16T14:07:00Z">
            <w:rPr/>
          </w:rPrChange>
        </w:rPr>
        <w:pPrChange w:id="1233" w:author="keywin" w:date="2022-11-16T14:07:00Z">
          <w:pPr/>
        </w:pPrChange>
      </w:pPr>
    </w:p>
    <w:p w14:paraId="4E4DF2FD" w14:textId="77777777" w:rsidR="00C5075E" w:rsidRPr="00033F67" w:rsidRDefault="00C5075E" w:rsidP="00033F67">
      <w:pPr>
        <w:rPr>
          <w:rPrChange w:id="1234" w:author="keywin" w:date="2022-11-16T14:07:00Z">
            <w:rPr/>
          </w:rPrChange>
        </w:rPr>
        <w:pPrChange w:id="1235" w:author="keywin" w:date="2022-11-16T14:07:00Z">
          <w:pPr/>
        </w:pPrChange>
      </w:pPr>
    </w:p>
    <w:p w14:paraId="1F6FB23F" w14:textId="77777777" w:rsidR="00C5075E" w:rsidRPr="00033F67" w:rsidRDefault="00C5075E" w:rsidP="00033F67">
      <w:pPr>
        <w:rPr>
          <w:rPrChange w:id="1236" w:author="keywin" w:date="2022-11-16T14:07:00Z">
            <w:rPr/>
          </w:rPrChange>
        </w:rPr>
        <w:pPrChange w:id="1237" w:author="keywin" w:date="2022-11-16T14:07:00Z">
          <w:pPr/>
        </w:pPrChange>
      </w:pPr>
    </w:p>
    <w:p w14:paraId="1B15E8AA" w14:textId="77777777" w:rsidR="00C5075E" w:rsidRPr="00033F67" w:rsidRDefault="00C5075E" w:rsidP="00033F67">
      <w:pPr>
        <w:rPr>
          <w:rPrChange w:id="1238" w:author="keywin" w:date="2022-11-16T14:07:00Z">
            <w:rPr/>
          </w:rPrChange>
        </w:rPr>
        <w:pPrChange w:id="1239" w:author="keywin" w:date="2022-11-16T14:07:00Z">
          <w:pPr/>
        </w:pPrChange>
      </w:pPr>
    </w:p>
    <w:p w14:paraId="328B8A11" w14:textId="77777777" w:rsidR="00C5075E" w:rsidRPr="00033F67" w:rsidRDefault="00C5075E" w:rsidP="00033F67">
      <w:pPr>
        <w:rPr>
          <w:rPrChange w:id="1240" w:author="keywin" w:date="2022-11-16T14:07:00Z">
            <w:rPr/>
          </w:rPrChange>
        </w:rPr>
        <w:pPrChange w:id="1241" w:author="keywin" w:date="2022-11-16T14:07:00Z">
          <w:pPr/>
        </w:pPrChange>
      </w:pPr>
    </w:p>
    <w:p w14:paraId="2E3C6C84" w14:textId="77777777" w:rsidR="00C5075E" w:rsidRPr="00033F67" w:rsidRDefault="00C5075E" w:rsidP="00033F67">
      <w:pPr>
        <w:rPr>
          <w:rPrChange w:id="1242" w:author="keywin" w:date="2022-11-16T14:07:00Z">
            <w:rPr/>
          </w:rPrChange>
        </w:rPr>
        <w:pPrChange w:id="1243" w:author="keywin" w:date="2022-11-16T14:07:00Z">
          <w:pPr/>
        </w:pPrChange>
      </w:pPr>
    </w:p>
    <w:p w14:paraId="5F1BE296" w14:textId="77777777" w:rsidR="00C5075E" w:rsidRPr="00033F67" w:rsidRDefault="00C5075E" w:rsidP="00033F67">
      <w:pPr>
        <w:rPr>
          <w:rPrChange w:id="1244" w:author="keywin" w:date="2022-11-16T14:07:00Z">
            <w:rPr/>
          </w:rPrChange>
        </w:rPr>
        <w:pPrChange w:id="1245" w:author="keywin" w:date="2022-11-16T14:07:00Z">
          <w:pPr/>
        </w:pPrChange>
      </w:pPr>
    </w:p>
    <w:p w14:paraId="4BD07E24" w14:textId="77777777" w:rsidR="00C5075E" w:rsidRPr="00033F67" w:rsidRDefault="00C5075E" w:rsidP="00033F67">
      <w:pPr>
        <w:rPr>
          <w:rPrChange w:id="1246" w:author="keywin" w:date="2022-11-16T14:07:00Z">
            <w:rPr/>
          </w:rPrChange>
        </w:rPr>
        <w:pPrChange w:id="1247" w:author="keywin" w:date="2022-11-16T14:07:00Z">
          <w:pPr/>
        </w:pPrChange>
      </w:pPr>
    </w:p>
    <w:p w14:paraId="18840944" w14:textId="77777777" w:rsidR="00C5075E" w:rsidRPr="00033F67" w:rsidRDefault="00C5075E" w:rsidP="00033F67">
      <w:pPr>
        <w:rPr>
          <w:rPrChange w:id="1248" w:author="keywin" w:date="2022-11-16T14:07:00Z">
            <w:rPr/>
          </w:rPrChange>
        </w:rPr>
        <w:pPrChange w:id="1249" w:author="keywin" w:date="2022-11-16T14:07:00Z">
          <w:pPr/>
        </w:pPrChange>
      </w:pPr>
    </w:p>
    <w:p w14:paraId="1C64358B" w14:textId="77777777" w:rsidR="00C5075E" w:rsidRPr="00033F67" w:rsidRDefault="00C5075E" w:rsidP="00033F67">
      <w:pPr>
        <w:rPr>
          <w:rPrChange w:id="1250" w:author="keywin" w:date="2022-11-16T14:07:00Z">
            <w:rPr/>
          </w:rPrChange>
        </w:rPr>
        <w:pPrChange w:id="1251" w:author="keywin" w:date="2022-11-16T14:07:00Z">
          <w:pPr/>
        </w:pPrChange>
      </w:pPr>
    </w:p>
    <w:p w14:paraId="4B66E60B" w14:textId="77777777" w:rsidR="00C5075E" w:rsidRPr="00033F67" w:rsidRDefault="00C5075E" w:rsidP="00033F67">
      <w:pPr>
        <w:rPr>
          <w:rPrChange w:id="1252" w:author="keywin" w:date="2022-11-16T14:07:00Z">
            <w:rPr/>
          </w:rPrChange>
        </w:rPr>
        <w:pPrChange w:id="1253" w:author="keywin" w:date="2022-11-16T14:07:00Z">
          <w:pPr/>
        </w:pPrChange>
      </w:pPr>
    </w:p>
    <w:p w14:paraId="459417F3" w14:textId="77777777" w:rsidR="00C5075E" w:rsidRPr="00033F67" w:rsidRDefault="00C5075E" w:rsidP="00033F67">
      <w:pPr>
        <w:rPr>
          <w:rPrChange w:id="1254" w:author="keywin" w:date="2022-11-16T14:07:00Z">
            <w:rPr/>
          </w:rPrChange>
        </w:rPr>
        <w:pPrChange w:id="1255" w:author="keywin" w:date="2022-11-16T14:07:00Z">
          <w:pPr/>
        </w:pPrChange>
      </w:pPr>
    </w:p>
    <w:p w14:paraId="5D67AAF4" w14:textId="77777777" w:rsidR="00C5075E" w:rsidRPr="00033F67" w:rsidRDefault="00C5075E" w:rsidP="00033F67">
      <w:pPr>
        <w:rPr>
          <w:rPrChange w:id="1256" w:author="keywin" w:date="2022-11-16T14:07:00Z">
            <w:rPr/>
          </w:rPrChange>
        </w:rPr>
        <w:pPrChange w:id="1257" w:author="keywin" w:date="2022-11-16T14:07:00Z">
          <w:pPr/>
        </w:pPrChange>
      </w:pPr>
    </w:p>
    <w:p w14:paraId="6D163F22" w14:textId="77777777" w:rsidR="00C5075E" w:rsidRPr="00033F67" w:rsidRDefault="00C5075E" w:rsidP="00033F67">
      <w:pPr>
        <w:rPr>
          <w:rPrChange w:id="1258" w:author="keywin" w:date="2022-11-16T14:07:00Z">
            <w:rPr/>
          </w:rPrChange>
        </w:rPr>
        <w:pPrChange w:id="1259" w:author="keywin" w:date="2022-11-16T14:07:00Z">
          <w:pPr/>
        </w:pPrChange>
      </w:pPr>
    </w:p>
    <w:sectPr w:rsidR="00C5075E" w:rsidRPr="00033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FB0AAC" w14:textId="77777777" w:rsidR="00B913F8" w:rsidRDefault="00B913F8" w:rsidP="009E1751">
      <w:r>
        <w:separator/>
      </w:r>
    </w:p>
  </w:endnote>
  <w:endnote w:type="continuationSeparator" w:id="0">
    <w:p w14:paraId="19D7FB75" w14:textId="77777777" w:rsidR="00B913F8" w:rsidRDefault="00B913F8" w:rsidP="009E1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D6830C" w14:textId="77777777" w:rsidR="00B913F8" w:rsidRDefault="00B913F8" w:rsidP="009E1751">
      <w:r>
        <w:separator/>
      </w:r>
    </w:p>
  </w:footnote>
  <w:footnote w:type="continuationSeparator" w:id="0">
    <w:p w14:paraId="7C1CDD71" w14:textId="77777777" w:rsidR="00B913F8" w:rsidRDefault="00B913F8" w:rsidP="009E1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2E057DB"/>
    <w:multiLevelType w:val="singleLevel"/>
    <w:tmpl w:val="92E057D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9B24E9E"/>
    <w:multiLevelType w:val="singleLevel"/>
    <w:tmpl w:val="B9B24E9E"/>
    <w:lvl w:ilvl="0">
      <w:start w:val="9"/>
      <w:numFmt w:val="decimal"/>
      <w:suff w:val="nothing"/>
      <w:lvlText w:val="%1，"/>
      <w:lvlJc w:val="left"/>
    </w:lvl>
  </w:abstractNum>
  <w:abstractNum w:abstractNumId="2" w15:restartNumberingAfterBreak="0">
    <w:nsid w:val="0D7AB9F5"/>
    <w:multiLevelType w:val="singleLevel"/>
    <w:tmpl w:val="0D7AB9F5"/>
    <w:lvl w:ilvl="0">
      <w:start w:val="2"/>
      <w:numFmt w:val="decimal"/>
      <w:suff w:val="space"/>
      <w:lvlText w:val="%1."/>
      <w:lvlJc w:val="left"/>
    </w:lvl>
  </w:abstractNum>
  <w:abstractNum w:abstractNumId="3" w15:restartNumberingAfterBreak="0">
    <w:nsid w:val="59321D9A"/>
    <w:multiLevelType w:val="singleLevel"/>
    <w:tmpl w:val="59321D9A"/>
    <w:lvl w:ilvl="0">
      <w:start w:val="4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eywin">
    <w15:presenceInfo w15:providerId="None" w15:userId="key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embedSystemFonts/>
  <w:bordersDoNotSurroundHeader/>
  <w:bordersDoNotSurroundFooter/>
  <w:trackRevision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E1325F"/>
    <w:rsid w:val="00033F67"/>
    <w:rsid w:val="00067E49"/>
    <w:rsid w:val="000C07F0"/>
    <w:rsid w:val="00134E85"/>
    <w:rsid w:val="001446F3"/>
    <w:rsid w:val="001B335E"/>
    <w:rsid w:val="00224318"/>
    <w:rsid w:val="002B60E1"/>
    <w:rsid w:val="00330150"/>
    <w:rsid w:val="00367528"/>
    <w:rsid w:val="00377DC0"/>
    <w:rsid w:val="003A5C00"/>
    <w:rsid w:val="003F1551"/>
    <w:rsid w:val="004338A6"/>
    <w:rsid w:val="00444D20"/>
    <w:rsid w:val="00445255"/>
    <w:rsid w:val="00471F17"/>
    <w:rsid w:val="005003F8"/>
    <w:rsid w:val="00530E00"/>
    <w:rsid w:val="00554557"/>
    <w:rsid w:val="005741B6"/>
    <w:rsid w:val="005B77FA"/>
    <w:rsid w:val="00681B03"/>
    <w:rsid w:val="00696E67"/>
    <w:rsid w:val="00702694"/>
    <w:rsid w:val="0077363E"/>
    <w:rsid w:val="007E0683"/>
    <w:rsid w:val="00806C08"/>
    <w:rsid w:val="009126AF"/>
    <w:rsid w:val="00917381"/>
    <w:rsid w:val="009E1751"/>
    <w:rsid w:val="00A5747F"/>
    <w:rsid w:val="00B11695"/>
    <w:rsid w:val="00B913F8"/>
    <w:rsid w:val="00C07120"/>
    <w:rsid w:val="00C3148F"/>
    <w:rsid w:val="00C31A0C"/>
    <w:rsid w:val="00C5075E"/>
    <w:rsid w:val="00C775C0"/>
    <w:rsid w:val="00C876EA"/>
    <w:rsid w:val="00C9491D"/>
    <w:rsid w:val="00D367FA"/>
    <w:rsid w:val="00D746CC"/>
    <w:rsid w:val="00DA0546"/>
    <w:rsid w:val="00DA405E"/>
    <w:rsid w:val="00DA64F4"/>
    <w:rsid w:val="00DF2BAF"/>
    <w:rsid w:val="00E537B5"/>
    <w:rsid w:val="00FE2D57"/>
    <w:rsid w:val="0A1D31F3"/>
    <w:rsid w:val="0B600115"/>
    <w:rsid w:val="0D267A05"/>
    <w:rsid w:val="0E8C4DCA"/>
    <w:rsid w:val="14397F95"/>
    <w:rsid w:val="1494602B"/>
    <w:rsid w:val="171B4160"/>
    <w:rsid w:val="17532308"/>
    <w:rsid w:val="17F75FCB"/>
    <w:rsid w:val="1CBF00F7"/>
    <w:rsid w:val="1F716D51"/>
    <w:rsid w:val="24DB2EA4"/>
    <w:rsid w:val="25B605AD"/>
    <w:rsid w:val="26EB5939"/>
    <w:rsid w:val="28331C44"/>
    <w:rsid w:val="2C8B0A51"/>
    <w:rsid w:val="2E125822"/>
    <w:rsid w:val="2FF81F39"/>
    <w:rsid w:val="34AE05AA"/>
    <w:rsid w:val="36E7437D"/>
    <w:rsid w:val="39116CE9"/>
    <w:rsid w:val="3ADB0956"/>
    <w:rsid w:val="3AE000E0"/>
    <w:rsid w:val="437F42EF"/>
    <w:rsid w:val="43D64AE5"/>
    <w:rsid w:val="4B385624"/>
    <w:rsid w:val="4E7153A2"/>
    <w:rsid w:val="51E72349"/>
    <w:rsid w:val="53715DD6"/>
    <w:rsid w:val="57354A9E"/>
    <w:rsid w:val="5812519B"/>
    <w:rsid w:val="58E2555E"/>
    <w:rsid w:val="5A2900E9"/>
    <w:rsid w:val="5DB9051C"/>
    <w:rsid w:val="5F2B3BF3"/>
    <w:rsid w:val="5FF516EB"/>
    <w:rsid w:val="6076393A"/>
    <w:rsid w:val="61DD45D5"/>
    <w:rsid w:val="644827DC"/>
    <w:rsid w:val="68E1325F"/>
    <w:rsid w:val="6AEA0041"/>
    <w:rsid w:val="6B1402D3"/>
    <w:rsid w:val="6BC20DC5"/>
    <w:rsid w:val="6C3F2619"/>
    <w:rsid w:val="6DA91293"/>
    <w:rsid w:val="72FA4555"/>
    <w:rsid w:val="759D607C"/>
    <w:rsid w:val="77D517DB"/>
    <w:rsid w:val="77FD3BA1"/>
    <w:rsid w:val="78780B28"/>
    <w:rsid w:val="794457A8"/>
    <w:rsid w:val="7D7222B9"/>
    <w:rsid w:val="7DB356A3"/>
    <w:rsid w:val="7E6C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898650"/>
  <w15:docId w15:val="{952B202F-2CE4-4F36-9FBB-A4E896A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10">
    <w:name w:val="标题 1 字符"/>
    <w:link w:val="1"/>
    <w:qFormat/>
    <w:rPr>
      <w:b/>
      <w:kern w:val="44"/>
      <w:sz w:val="44"/>
    </w:rPr>
  </w:style>
  <w:style w:type="character" w:styleId="a4">
    <w:name w:val="FollowedHyperlink"/>
    <w:basedOn w:val="a0"/>
    <w:rsid w:val="00445255"/>
    <w:rPr>
      <w:color w:val="954F72" w:themeColor="followedHyperlink"/>
      <w:u w:val="single"/>
    </w:rPr>
  </w:style>
  <w:style w:type="paragraph" w:styleId="a5">
    <w:name w:val="header"/>
    <w:basedOn w:val="a"/>
    <w:link w:val="a6"/>
    <w:rsid w:val="009E1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E17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9E1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E17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rsid w:val="001B335E"/>
    <w:rPr>
      <w:sz w:val="18"/>
      <w:szCs w:val="18"/>
    </w:rPr>
  </w:style>
  <w:style w:type="character" w:customStyle="1" w:styleId="aa">
    <w:name w:val="批注框文本 字符"/>
    <w:basedOn w:val="a0"/>
    <w:link w:val="a9"/>
    <w:rsid w:val="001B335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1710</TotalTime>
  <Pages>23</Pages>
  <Words>876</Words>
  <Characters>4998</Characters>
  <Application>Microsoft Office Word</Application>
  <DocSecurity>0</DocSecurity>
  <Lines>41</Lines>
  <Paragraphs>11</Paragraphs>
  <ScaleCrop>false</ScaleCrop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keywin</cp:lastModifiedBy>
  <cp:revision>80</cp:revision>
  <dcterms:created xsi:type="dcterms:W3CDTF">2020-07-22T06:29:00Z</dcterms:created>
  <dcterms:modified xsi:type="dcterms:W3CDTF">2022-11-16T06:12:00Z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